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12C70" w14:textId="49EFCDF6" w:rsidR="007F40ED" w:rsidRDefault="007F40ED" w:rsidP="007F40ED">
      <w:pPr>
        <w:pStyle w:val="Heading1"/>
      </w:pPr>
      <w:commentRangeStart w:id="0"/>
      <w:commentRangeStart w:id="1"/>
      <w:commentRangeStart w:id="2"/>
      <w:commentRangeStart w:id="3"/>
      <w:commentRangeStart w:id="4"/>
      <w:commentRangeStart w:id="5"/>
      <w:commentRangeStart w:id="6"/>
      <w:r>
        <w:t>General</w:t>
      </w:r>
      <w:r w:rsidR="009476CB">
        <w:t xml:space="preserve"> </w:t>
      </w:r>
      <w:ins w:id="7" w:author="Deutsch, Verena" w:date="2024-04-29T15:21:00Z">
        <w:r w:rsidR="00B644CC">
          <w:t>R</w:t>
        </w:r>
      </w:ins>
      <w:del w:id="8" w:author="Deutsch, Verena" w:date="2024-04-29T15:21:00Z">
        <w:r w:rsidDel="009476CB">
          <w:delText>r</w:delText>
        </w:r>
      </w:del>
      <w:r w:rsidR="009476CB">
        <w:t>emarks</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sidR="001C45AC">
        <w:rPr>
          <w:rStyle w:val="CommentReference"/>
        </w:rPr>
        <w:commentReference w:id="6"/>
      </w:r>
    </w:p>
    <w:p w14:paraId="40700A41" w14:textId="3CF937EC" w:rsidR="7335E83C" w:rsidRDefault="007F40ED" w:rsidP="7335E83C">
      <w:pPr>
        <w:pStyle w:val="BodyText"/>
        <w:jc w:val="both"/>
      </w:pPr>
      <w:r>
        <w:t xml:space="preserve">The document provides guidelines for the drafting of manuscripts as well as for their submission for publication using the </w:t>
      </w:r>
      <w:r w:rsidR="00E55176">
        <w:t>“</w:t>
      </w:r>
      <w:r w:rsidR="00A9664A">
        <w:t>D</w:t>
      </w:r>
      <w:r w:rsidR="00E55176">
        <w:t>igital</w:t>
      </w:r>
      <w:r w:rsidR="00A9664A">
        <w:t xml:space="preserve"> </w:t>
      </w:r>
      <w:commentRangeStart w:id="9"/>
      <w:commentRangeStart w:id="10"/>
      <w:commentRangeStart w:id="11"/>
      <w:r w:rsidR="4EC42F35">
        <w:t>Publication</w:t>
      </w:r>
      <w:commentRangeEnd w:id="9"/>
      <w:r>
        <w:rPr>
          <w:rStyle w:val="CommentReference"/>
        </w:rPr>
        <w:commentReference w:id="9"/>
      </w:r>
      <w:commentRangeEnd w:id="10"/>
      <w:r>
        <w:rPr>
          <w:rStyle w:val="CommentReference"/>
        </w:rPr>
        <w:commentReference w:id="10"/>
      </w:r>
      <w:commentRangeEnd w:id="11"/>
      <w:r w:rsidR="00D23060">
        <w:rPr>
          <w:rStyle w:val="CommentReference"/>
        </w:rPr>
        <w:commentReference w:id="11"/>
      </w:r>
      <w:r w:rsidR="00E55176">
        <w:t>”</w:t>
      </w:r>
      <w:r>
        <w:t xml:space="preserve"> </w:t>
      </w:r>
      <w:r w:rsidR="00A9664A">
        <w:t>platform</w:t>
      </w:r>
      <w:r w:rsidR="00E55176">
        <w:t xml:space="preserve"> for digital publishing</w:t>
      </w:r>
      <w:r w:rsidR="00A9664A">
        <w:t xml:space="preserve"> (</w:t>
      </w:r>
      <w:r w:rsidR="00F366D5">
        <w:t>also referenced as “the platform”</w:t>
      </w:r>
      <w:r w:rsidR="00A9664A">
        <w:t>)</w:t>
      </w:r>
      <w:r>
        <w:t>. Additional instructions that supplement these general guidelines may apply depending on the specific subject area.</w:t>
      </w:r>
      <w:r w:rsidR="00D366FD">
        <w:t xml:space="preserve"> </w:t>
      </w:r>
      <w:commentRangeStart w:id="13"/>
      <w:r w:rsidR="00D366FD">
        <w:t>These instructions have precedence, particularly in the case of conflicting guidelines/uncertainty.</w:t>
      </w:r>
      <w:commentRangeEnd w:id="13"/>
      <w:r>
        <w:rPr>
          <w:rStyle w:val="CommentReference"/>
        </w:rPr>
        <w:commentReference w:id="13"/>
      </w:r>
    </w:p>
    <w:p w14:paraId="3908946F" w14:textId="4B50E124" w:rsidR="00074430" w:rsidRDefault="00AA7491" w:rsidP="0054153E">
      <w:pPr>
        <w:pStyle w:val="BodyText"/>
        <w:jc w:val="both"/>
      </w:pPr>
      <w:r>
        <w:t>Please draft your manuscript using a standard word processing application (Microsoft Word</w:t>
      </w:r>
      <w:r w:rsidR="0CFBB046">
        <w:t xml:space="preserve"> in particular</w:t>
      </w:r>
      <w:r>
        <w:t xml:space="preserve">). </w:t>
      </w:r>
      <w:r w:rsidR="007F40ED">
        <w:t xml:space="preserve">You may use your own </w:t>
      </w:r>
      <w:r w:rsidR="5016E21B">
        <w:t>document</w:t>
      </w:r>
      <w:del w:id="14" w:author="Deutsch, Verena" w:date="2024-04-29T13:26:00Z">
        <w:r w:rsidR="5016E21B">
          <w:delText>,</w:delText>
        </w:r>
      </w:del>
      <w:r w:rsidR="007F40ED">
        <w:t xml:space="preserve"> or the </w:t>
      </w:r>
      <w:r w:rsidR="612BDFFE">
        <w:t>manuscript template provided</w:t>
      </w:r>
      <w:r w:rsidR="007F40ED">
        <w:t>.</w:t>
      </w:r>
    </w:p>
    <w:p w14:paraId="5CBA3228" w14:textId="229BD067" w:rsidR="007F40ED" w:rsidRDefault="62B26FED" w:rsidP="0054153E">
      <w:pPr>
        <w:pStyle w:val="BodyText"/>
        <w:jc w:val="both"/>
      </w:pPr>
      <w:r>
        <w:t>To</w:t>
      </w:r>
      <w:r w:rsidR="007F40ED">
        <w:t xml:space="preserve"> ensure </w:t>
      </w:r>
      <w:r w:rsidR="002CF8D6">
        <w:t>smooth</w:t>
      </w:r>
      <w:r w:rsidR="007F40ED">
        <w:t xml:space="preserve"> digital processing, it is mandatory that all </w:t>
      </w:r>
      <w:r w:rsidR="3648E2D2">
        <w:t>documents</w:t>
      </w:r>
      <w:r w:rsidR="007F40ED">
        <w:t xml:space="preserve"> be submitted in a uniform format. Therefore, we require </w:t>
      </w:r>
      <w:r w:rsidR="2AD728F8">
        <w:t>the use of</w:t>
      </w:r>
      <w:r w:rsidR="007F40ED">
        <w:t xml:space="preserve"> standard</w:t>
      </w:r>
      <w:r w:rsidR="001F72F3">
        <w:t xml:space="preserve"> styles and </w:t>
      </w:r>
      <w:r w:rsidR="007F40ED">
        <w:t>file formats in your word processing software.</w:t>
      </w:r>
    </w:p>
    <w:p w14:paraId="249E7D6E" w14:textId="4A2568DA" w:rsidR="007F40ED" w:rsidRDefault="007F40ED" w:rsidP="0054153E">
      <w:pPr>
        <w:pStyle w:val="BodyText"/>
        <w:jc w:val="both"/>
      </w:pPr>
      <w:r>
        <w:t xml:space="preserve">To help you with compilation of your manuscript, we offer the manuscript template. The template is compatible with Word 2007 or higher and contains basic style formats that fulfill our requirements with respect to structure, typography, and layout. </w:t>
      </w:r>
      <w:del w:id="15" w:author="Pawel KAMINSKI" w:date="2024-06-03T17:02:00Z">
        <w:r w:rsidDel="00A81654">
          <w:delText xml:space="preserve">The manuscript template </w:delText>
        </w:r>
        <w:r w:rsidR="00F73DDA" w:rsidDel="00A81654">
          <w:delText>is</w:delText>
        </w:r>
        <w:r w:rsidDel="00A81654">
          <w:delText xml:space="preserve"> available o</w:delText>
        </w:r>
      </w:del>
      <w:ins w:id="16" w:author="Pawel KAMINSKI" w:date="2024-06-18T11:02:00Z">
        <w:r w:rsidR="006A7B46" w:rsidRPr="006A7B46">
          <w:t xml:space="preserve"> </w:t>
        </w:r>
        <w:r w:rsidR="006A7B46">
          <w:t xml:space="preserve">To get the newest manuscript template, please send a request to </w:t>
        </w:r>
        <w:r w:rsidR="006A7B46">
          <w:fldChar w:fldCharType="begin"/>
        </w:r>
      </w:ins>
      <w:ins w:id="17" w:author="Pawel KAMINSKI" w:date="2025-07-02T16:52:00Z" w16du:dateUtc="2025-07-02T14:52:00Z">
        <w:r w:rsidR="005A3AC0">
          <w:instrText>HYPERLINK "mailto:tnb.admin@uni.lu"</w:instrText>
        </w:r>
      </w:ins>
      <w:ins w:id="18" w:author="Pawel KAMINSKI" w:date="2024-06-18T11:02:00Z">
        <w:r w:rsidR="006A7B46">
          <w:fldChar w:fldCharType="separate"/>
        </w:r>
        <w:r w:rsidR="006A7B46" w:rsidRPr="0029657A">
          <w:rPr>
            <w:rStyle w:val="Hyperlink"/>
          </w:rPr>
          <w:t>tnb.admin@uni.lu</w:t>
        </w:r>
        <w:r w:rsidR="006A7B46">
          <w:fldChar w:fldCharType="end"/>
        </w:r>
        <w:r w:rsidR="006A7B46">
          <w:t>.</w:t>
        </w:r>
      </w:ins>
      <w:del w:id="19" w:author="Pawel KAMINSKI" w:date="2024-06-03T17:02:00Z">
        <w:r w:rsidDel="00A81654">
          <w:delText>n</w:delText>
        </w:r>
        <w:r w:rsidDel="001C3746">
          <w:delText xml:space="preserve"> </w:delText>
        </w:r>
      </w:del>
    </w:p>
    <w:p w14:paraId="2499AAA9" w14:textId="170282BD" w:rsidR="00A2271B" w:rsidRDefault="00F73DDA" w:rsidP="007F40ED">
      <w:pPr>
        <w:pStyle w:val="BodyText"/>
      </w:pPr>
      <w:del w:id="20" w:author="Pawel KAMINSKI" w:date="2024-06-03T17:02:00Z">
        <w:r w:rsidDel="00A2271B">
          <w:delText xml:space="preserve">:::{card} TODO </w:delText>
        </w:r>
        <w:r w:rsidRPr="52CF2853" w:rsidDel="00A2271B">
          <w:rPr>
            <w:rFonts w:ascii="Segoe UI Emoji" w:eastAsia="Segoe UI Emoji" w:hAnsi="Segoe UI Emoji" w:cs="Segoe UI Emoji"/>
          </w:rPr>
          <w:delText>🚧</w:delText>
        </w:r>
        <w:r w:rsidDel="00A2271B">
          <w:br/>
        </w:r>
        <w:commentRangeStart w:id="21"/>
        <w:commentRangeStart w:id="22"/>
        <w:r w:rsidDel="00A2271B">
          <w:delText>Add manuscript template</w:delText>
        </w:r>
        <w:commentRangeEnd w:id="21"/>
        <w:r w:rsidDel="00A2271B">
          <w:rPr>
            <w:rStyle w:val="CommentReference"/>
          </w:rPr>
          <w:commentReference w:id="21"/>
        </w:r>
        <w:commentRangeEnd w:id="22"/>
        <w:r w:rsidR="0003676E" w:rsidDel="00A2271B">
          <w:rPr>
            <w:rStyle w:val="CommentReference"/>
          </w:rPr>
          <w:commentReference w:id="22"/>
        </w:r>
        <w:r w:rsidDel="00A2271B">
          <w:br/>
          <w:delText>:::</w:delText>
        </w:r>
      </w:del>
    </w:p>
    <w:p w14:paraId="4FF2C6FD" w14:textId="0EC92898" w:rsidR="007F40ED" w:rsidRDefault="007F40ED">
      <w:pPr>
        <w:pStyle w:val="Heading2"/>
        <w:pPrChange w:id="24" w:author="Pawel KAMINSKI" w:date="2024-06-03T12:38:00Z">
          <w:pPr>
            <w:pStyle w:val="Heading1"/>
          </w:pPr>
        </w:pPrChange>
      </w:pPr>
      <w:commentRangeStart w:id="25"/>
      <w:commentRangeStart w:id="26"/>
      <w:del w:id="27" w:author="Pawel KAMINSKI" w:date="2025-01-06T11:12:00Z">
        <w:r w:rsidDel="006E71B6">
          <w:delText xml:space="preserve">Manuscript </w:delText>
        </w:r>
      </w:del>
      <w:ins w:id="28" w:author="Pawel KAMINSKI" w:date="2025-01-06T11:12:00Z">
        <w:r w:rsidR="006E71B6">
          <w:t xml:space="preserve">First </w:t>
        </w:r>
      </w:ins>
      <w:ins w:id="29" w:author="Pawel KAMINSKI" w:date="2025-01-06T11:50:00Z">
        <w:r w:rsidR="00FC4225">
          <w:t xml:space="preserve">Draft </w:t>
        </w:r>
      </w:ins>
      <w:r>
        <w:t>Submission</w:t>
      </w:r>
      <w:commentRangeEnd w:id="25"/>
      <w:r>
        <w:rPr>
          <w:rStyle w:val="CommentReference"/>
        </w:rPr>
        <w:commentReference w:id="25"/>
      </w:r>
      <w:commentRangeEnd w:id="26"/>
      <w:r>
        <w:rPr>
          <w:rStyle w:val="CommentReference"/>
        </w:rPr>
        <w:commentReference w:id="26"/>
      </w:r>
    </w:p>
    <w:p w14:paraId="20F0BC94" w14:textId="581E6B00" w:rsidR="00FE0265" w:rsidRDefault="00333CFC" w:rsidP="00797E0D">
      <w:pPr>
        <w:pStyle w:val="BodyText"/>
        <w:jc w:val="both"/>
        <w:rPr>
          <w:ins w:id="31" w:author="Pawel KAMINSKI" w:date="2024-06-03T14:31:00Z"/>
        </w:rPr>
      </w:pPr>
      <w:ins w:id="32" w:author="Pawel KAMINSKI" w:date="2025-01-06T11:12:00Z">
        <w:r>
          <w:t>When sending</w:t>
        </w:r>
      </w:ins>
      <w:ins w:id="33" w:author="Pawel KAMINSKI" w:date="2024-06-03T14:34:00Z">
        <w:r w:rsidR="004523A4">
          <w:t xml:space="preserve"> your manuscript</w:t>
        </w:r>
      </w:ins>
      <w:ins w:id="34" w:author="Pawel KAMINSKI" w:date="2025-01-06T11:12:00Z">
        <w:r>
          <w:t xml:space="preserve"> for the first time, please follow this procedure</w:t>
        </w:r>
      </w:ins>
      <w:ins w:id="35" w:author="Pawel KAMINSKI" w:date="2024-06-03T14:31:00Z">
        <w:r w:rsidR="00303764">
          <w:t>:</w:t>
        </w:r>
      </w:ins>
    </w:p>
    <w:p w14:paraId="21250D30" w14:textId="77777777" w:rsidR="005D4200" w:rsidRDefault="005D4200" w:rsidP="005D4200">
      <w:pPr>
        <w:pStyle w:val="BodyText"/>
        <w:numPr>
          <w:ilvl w:val="0"/>
          <w:numId w:val="40"/>
        </w:numPr>
        <w:jc w:val="both"/>
        <w:rPr>
          <w:ins w:id="36" w:author="Pawel KAMINSKI" w:date="2024-06-18T11:03:00Z"/>
        </w:rPr>
      </w:pPr>
      <w:ins w:id="37" w:author="Pawel KAMINSKI" w:date="2024-06-18T11:03:00Z">
        <w:r>
          <w:t xml:space="preserve">Send an email to </w:t>
        </w:r>
        <w:r>
          <w:fldChar w:fldCharType="begin"/>
        </w:r>
        <w:r>
          <w:instrText>HYPERLINK "mailto:</w:instrText>
        </w:r>
        <w:r w:rsidRPr="005E4933">
          <w:instrText>tnb.admin@uni.lu</w:instrText>
        </w:r>
        <w:r>
          <w:instrText>"</w:instrText>
        </w:r>
        <w:r>
          <w:fldChar w:fldCharType="separate"/>
        </w:r>
        <w:r w:rsidRPr="00DD7465">
          <w:rPr>
            <w:rStyle w:val="Hyperlink"/>
          </w:rPr>
          <w:t>tnb.admin@uni.lu</w:t>
        </w:r>
        <w:r>
          <w:fldChar w:fldCharType="end"/>
        </w:r>
        <w:r>
          <w:t>, stating all appropriate data about the book:</w:t>
        </w:r>
      </w:ins>
    </w:p>
    <w:p w14:paraId="2577A675" w14:textId="77777777" w:rsidR="005D4200" w:rsidRDefault="005D4200" w:rsidP="005D4200">
      <w:pPr>
        <w:pStyle w:val="BodyText"/>
        <w:numPr>
          <w:ilvl w:val="1"/>
          <w:numId w:val="40"/>
        </w:numPr>
        <w:jc w:val="both"/>
        <w:rPr>
          <w:ins w:id="38" w:author="Pawel KAMINSKI" w:date="2024-06-18T11:03:00Z"/>
        </w:rPr>
      </w:pPr>
      <w:ins w:id="39" w:author="Pawel KAMINSKI" w:date="2024-06-18T11:03:00Z">
        <w:r>
          <w:t>title of the book,</w:t>
        </w:r>
      </w:ins>
    </w:p>
    <w:p w14:paraId="7A399CEF" w14:textId="77777777" w:rsidR="005D4200" w:rsidRDefault="005D4200" w:rsidP="005D4200">
      <w:pPr>
        <w:pStyle w:val="BodyText"/>
        <w:numPr>
          <w:ilvl w:val="1"/>
          <w:numId w:val="40"/>
        </w:numPr>
        <w:jc w:val="both"/>
        <w:rPr>
          <w:ins w:id="40" w:author="Pawel KAMINSKI" w:date="2024-06-18T11:03:00Z"/>
        </w:rPr>
      </w:pPr>
      <w:ins w:id="41" w:author="Pawel KAMINSKI" w:date="2024-06-18T11:03:00Z">
        <w:r>
          <w:t>list of authors,</w:t>
        </w:r>
      </w:ins>
    </w:p>
    <w:p w14:paraId="0F467324" w14:textId="77777777" w:rsidR="005D4200" w:rsidRDefault="005D4200" w:rsidP="005D4200">
      <w:pPr>
        <w:pStyle w:val="BodyText"/>
        <w:numPr>
          <w:ilvl w:val="1"/>
          <w:numId w:val="40"/>
        </w:numPr>
        <w:jc w:val="both"/>
        <w:rPr>
          <w:ins w:id="42" w:author="Pawel KAMINSKI" w:date="2024-06-18T11:03:00Z"/>
        </w:rPr>
      </w:pPr>
      <w:ins w:id="43" w:author="Pawel KAMINSKI" w:date="2024-06-18T11:03:00Z">
        <w:r>
          <w:t>short description (optional),</w:t>
        </w:r>
      </w:ins>
    </w:p>
    <w:p w14:paraId="1CBBD85D" w14:textId="77777777" w:rsidR="005D4200" w:rsidRDefault="005D4200" w:rsidP="005D4200">
      <w:pPr>
        <w:pStyle w:val="BodyText"/>
        <w:numPr>
          <w:ilvl w:val="1"/>
          <w:numId w:val="40"/>
        </w:numPr>
        <w:jc w:val="both"/>
        <w:rPr>
          <w:ins w:id="44" w:author="Pawel KAMINSKI" w:date="2024-06-18T11:03:00Z"/>
        </w:rPr>
      </w:pPr>
      <w:ins w:id="45" w:author="Pawel KAMINSKI" w:date="2024-06-18T11:03:00Z">
        <w:r>
          <w:t>slug proposal (unique identifier which will appear in the book URL),</w:t>
        </w:r>
      </w:ins>
    </w:p>
    <w:p w14:paraId="6D6828AC" w14:textId="77777777" w:rsidR="005D4200" w:rsidRDefault="005D4200" w:rsidP="005D4200">
      <w:pPr>
        <w:pStyle w:val="BodyText"/>
        <w:numPr>
          <w:ilvl w:val="1"/>
          <w:numId w:val="40"/>
        </w:numPr>
        <w:jc w:val="both"/>
        <w:rPr>
          <w:ins w:id="46" w:author="Pawel KAMINSKI" w:date="2024-06-18T11:03:00Z"/>
        </w:rPr>
      </w:pPr>
      <w:ins w:id="47" w:author="Pawel KAMINSKI" w:date="2024-06-18T11:03:00Z">
        <w:r>
          <w:t>list of files sorted by order in which they should appear in the book.</w:t>
        </w:r>
      </w:ins>
    </w:p>
    <w:p w14:paraId="4FED33DD" w14:textId="77777777" w:rsidR="005D4200" w:rsidRDefault="005D4200" w:rsidP="005D4200">
      <w:pPr>
        <w:pStyle w:val="BodyText"/>
        <w:numPr>
          <w:ilvl w:val="0"/>
          <w:numId w:val="40"/>
        </w:numPr>
        <w:jc w:val="both"/>
        <w:rPr>
          <w:ins w:id="48" w:author="Pawel KAMINSKI" w:date="2024-06-18T11:03:00Z"/>
        </w:rPr>
      </w:pPr>
      <w:ins w:id="49" w:author="Pawel KAMINSKI" w:date="2024-06-18T11:03:00Z">
        <w:r>
          <w:t>Add all relevant files of the manuscript a</w:t>
        </w:r>
        <w:r w:rsidRPr="00037FDF">
          <w:t>s an attachment</w:t>
        </w:r>
        <w:r>
          <w:t xml:space="preserve"> to that email. This includes `.docx` files and `.</w:t>
        </w:r>
        <w:proofErr w:type="spellStart"/>
        <w:r>
          <w:t>ipynb</w:t>
        </w:r>
        <w:proofErr w:type="spellEnd"/>
        <w:r>
          <w:t xml:space="preserve">` files, but also the `assets` folder with all the files used in your submission. </w:t>
        </w:r>
        <w:r w:rsidRPr="00DB487B">
          <w:t>This includes all the images, videos, datasets and other files. Be sure to follow the guidelines specified in the Submission Structure section.</w:t>
        </w:r>
      </w:ins>
    </w:p>
    <w:p w14:paraId="59EB75FB" w14:textId="77777777" w:rsidR="005D4200" w:rsidRDefault="005D4200" w:rsidP="005D4200">
      <w:pPr>
        <w:pStyle w:val="BodyText"/>
        <w:numPr>
          <w:ilvl w:val="0"/>
          <w:numId w:val="40"/>
        </w:numPr>
        <w:jc w:val="both"/>
        <w:rPr>
          <w:ins w:id="50" w:author="Pawel KAMINSKI" w:date="2024-06-18T11:03:00Z"/>
        </w:rPr>
      </w:pPr>
      <w:ins w:id="51" w:author="Pawel KAMINSKI" w:date="2024-06-18T11:03:00Z">
        <w:r>
          <w:t xml:space="preserve">You will be contacted by someone from the </w:t>
        </w:r>
        <w:proofErr w:type="spellStart"/>
        <w:r w:rsidRPr="005D4200">
          <w:rPr>
            <w:i/>
            <w:iCs/>
            <w:rPrChange w:id="52" w:author="Pawel KAMINSKI" w:date="2024-06-18T11:03:00Z">
              <w:rPr/>
            </w:rPrChange>
          </w:rPr>
          <w:t>tnb.admin</w:t>
        </w:r>
        <w:proofErr w:type="spellEnd"/>
        <w:r>
          <w:t xml:space="preserve"> team. We ask you to follow their instructions.</w:t>
        </w:r>
      </w:ins>
    </w:p>
    <w:p w14:paraId="024524A9" w14:textId="77777777" w:rsidR="00380C69" w:rsidRDefault="00380C69" w:rsidP="007F40ED">
      <w:pPr>
        <w:pStyle w:val="BodyText"/>
        <w:rPr>
          <w:ins w:id="53" w:author="Pawel KAMINSKI" w:date="2025-01-06T11:13:00Z"/>
        </w:rPr>
      </w:pPr>
    </w:p>
    <w:p w14:paraId="37F784EB" w14:textId="7444D7B9" w:rsidR="00380C69" w:rsidRDefault="00380C69" w:rsidP="00615F07">
      <w:pPr>
        <w:pStyle w:val="BodyText"/>
        <w:jc w:val="both"/>
        <w:rPr>
          <w:ins w:id="54" w:author="Pawel KAMINSKI" w:date="2025-01-06T11:13:00Z"/>
        </w:rPr>
        <w:pPrChange w:id="55" w:author="Pawel KAMINSKI" w:date="2025-07-02T16:53:00Z" w16du:dateUtc="2025-07-02T14:53:00Z">
          <w:pPr>
            <w:pStyle w:val="BodyText"/>
          </w:pPr>
        </w:pPrChange>
      </w:pPr>
      <w:ins w:id="56" w:author="Pawel KAMINSKI" w:date="2025-01-06T11:13:00Z">
        <w:r>
          <w:t>:::{</w:t>
        </w:r>
      </w:ins>
      <w:ins w:id="57" w:author="Pawel KAMINSKI" w:date="2025-01-06T11:14:00Z">
        <w:r>
          <w:t>note</w:t>
        </w:r>
      </w:ins>
      <w:ins w:id="58" w:author="Pawel KAMINSKI" w:date="2025-01-06T11:13:00Z">
        <w:r>
          <w:t>}</w:t>
        </w:r>
      </w:ins>
      <w:ins w:id="59" w:author="Pawel KAMINSKI" w:date="2025-01-06T11:15:00Z">
        <w:r w:rsidR="00A17228">
          <w:br/>
          <w:t>When submitting your manuscript for the first time do</w:t>
        </w:r>
      </w:ins>
      <w:ins w:id="60" w:author="Pawel KAMINSKI" w:date="2025-01-06T11:16:00Z">
        <w:r w:rsidR="00161AF8">
          <w:t xml:space="preserve"> </w:t>
        </w:r>
      </w:ins>
      <w:ins w:id="61" w:author="Pawel KAMINSKI" w:date="2025-01-06T11:15:00Z">
        <w:r w:rsidR="00A17228">
          <w:t>n</w:t>
        </w:r>
      </w:ins>
      <w:ins w:id="62" w:author="Pawel KAMINSKI" w:date="2025-01-06T11:16:00Z">
        <w:r w:rsidR="00161AF8">
          <w:t>o</w:t>
        </w:r>
      </w:ins>
      <w:ins w:id="63" w:author="Pawel KAMINSKI" w:date="2025-01-06T11:15:00Z">
        <w:r w:rsidR="00A17228">
          <w:t>t worry that it is not prefect</w:t>
        </w:r>
      </w:ins>
      <w:ins w:id="64" w:author="Pawel KAMINSKI" w:date="2025-01-06T11:13:00Z">
        <w:r>
          <w:t>.</w:t>
        </w:r>
      </w:ins>
      <w:ins w:id="65" w:author="Pawel KAMINSKI" w:date="2025-01-06T11:15:00Z">
        <w:r w:rsidR="00A17228">
          <w:t xml:space="preserve"> </w:t>
        </w:r>
        <w:r w:rsidR="00161AF8">
          <w:t xml:space="preserve">You will be able to change it </w:t>
        </w:r>
      </w:ins>
      <w:ins w:id="66" w:author="Pawel KAMINSKI" w:date="2025-01-06T11:16:00Z">
        <w:r w:rsidR="00161AF8">
          <w:t>to comply with the guidelines and to make sure it looks the way you want it to.</w:t>
        </w:r>
      </w:ins>
      <w:ins w:id="67" w:author="Pawel KAMINSKI" w:date="2025-01-06T11:17:00Z">
        <w:r w:rsidR="00292400">
          <w:t xml:space="preserve"> The only </w:t>
        </w:r>
        <w:r w:rsidR="007B0F77">
          <w:t xml:space="preserve">thing that will be difficult to </w:t>
        </w:r>
      </w:ins>
      <w:ins w:id="68" w:author="Pawel KAMINSKI" w:date="2025-01-06T11:18:00Z">
        <w:r w:rsidR="007B0F77">
          <w:t xml:space="preserve">change is its </w:t>
        </w:r>
        <w:r w:rsidR="00BF6D60">
          <w:t xml:space="preserve">general </w:t>
        </w:r>
        <w:r w:rsidR="007B0F77">
          <w:t xml:space="preserve">structure </w:t>
        </w:r>
        <w:r w:rsidR="00BF6D60">
          <w:t>–</w:t>
        </w:r>
      </w:ins>
      <w:ins w:id="69" w:author="Pawel KAMINSKI" w:date="2025-01-06T11:19:00Z">
        <w:r w:rsidR="00932346">
          <w:t xml:space="preserve"> how it is divided into separate files and how the files are </w:t>
        </w:r>
      </w:ins>
      <w:ins w:id="70" w:author="Pawel KAMINSKI" w:date="2025-01-06T11:20:00Z">
        <w:r w:rsidR="006D16C7">
          <w:t xml:space="preserve">named. </w:t>
        </w:r>
        <w:r w:rsidR="006D16C7" w:rsidRPr="005E437F">
          <w:rPr>
            <w:b/>
            <w:bCs/>
            <w:rPrChange w:id="71" w:author="Pawel KAMINSKI" w:date="2025-01-06T11:20:00Z">
              <w:rPr/>
            </w:rPrChange>
          </w:rPr>
          <w:t>Before submitting your manuscript please make sure that the file structure and the file names will not change</w:t>
        </w:r>
        <w:r w:rsidR="006D16C7">
          <w:t>.</w:t>
        </w:r>
        <w:r w:rsidR="005E437F">
          <w:t xml:space="preserve"> Everything else you will b</w:t>
        </w:r>
      </w:ins>
      <w:ins w:id="72" w:author="Pawel KAMINSKI" w:date="2025-01-06T11:21:00Z">
        <w:r w:rsidR="005E437F">
          <w:t>e able to modify later.</w:t>
        </w:r>
      </w:ins>
      <w:ins w:id="73" w:author="Pawel KAMINSKI" w:date="2025-01-06T11:19:00Z">
        <w:r w:rsidR="007E48F7">
          <w:br/>
        </w:r>
      </w:ins>
      <w:ins w:id="74" w:author="Pawel KAMINSKI" w:date="2025-01-06T11:13:00Z">
        <w:r>
          <w:t>:::</w:t>
        </w:r>
      </w:ins>
    </w:p>
    <w:p w14:paraId="3FEAE313" w14:textId="06839DB0" w:rsidR="009E6485" w:rsidDel="00990E9F" w:rsidRDefault="009E6485" w:rsidP="009E6485">
      <w:pPr>
        <w:pStyle w:val="BodyText"/>
        <w:rPr>
          <w:del w:id="75" w:author="Pawel KAMINSKI" w:date="2024-06-03T15:04:00Z"/>
        </w:rPr>
      </w:pPr>
      <w:del w:id="76" w:author="Pawel KAMINSKI" w:date="2024-06-03T15:04:00Z">
        <w:r w:rsidDel="00990E9F">
          <w:delText xml:space="preserve">:::{card} TODO </w:delText>
        </w:r>
        <w:r w:rsidRPr="52CF2853" w:rsidDel="00990E9F">
          <w:rPr>
            <w:rFonts w:ascii="Segoe UI Emoji" w:eastAsia="Segoe UI Emoji" w:hAnsi="Segoe UI Emoji" w:cs="Segoe UI Emoji"/>
          </w:rPr>
          <w:delText>🚧</w:delText>
        </w:r>
        <w:r w:rsidDel="00990E9F">
          <w:br/>
        </w:r>
        <w:r w:rsidRPr="52CF2853" w:rsidDel="00990E9F">
          <w:rPr>
            <w:rFonts w:eastAsiaTheme="minorEastAsia"/>
          </w:rPr>
          <w:delText>Update w</w:delText>
        </w:r>
        <w:r w:rsidDel="00990E9F">
          <w:delText>he</w:delText>
        </w:r>
        <w:commentRangeStart w:id="77"/>
        <w:commentRangeStart w:id="78"/>
        <w:r w:rsidDel="00990E9F">
          <w:delText xml:space="preserve">n there is </w:delText>
        </w:r>
        <w:r w:rsidR="58F8E4FE" w:rsidDel="00990E9F">
          <w:delText>clarity</w:delText>
        </w:r>
        <w:r w:rsidR="008C3410" w:rsidDel="00990E9F">
          <w:delText xml:space="preserve"> on</w:delText>
        </w:r>
        <w:r w:rsidDel="00990E9F">
          <w:delText xml:space="preserve"> the upload </w:delText>
        </w:r>
        <w:r w:rsidR="008C3410" w:rsidDel="00990E9F">
          <w:delText xml:space="preserve">process and </w:delText>
        </w:r>
        <w:r w:rsidDel="00990E9F">
          <w:delText>infrastructure.</w:delText>
        </w:r>
        <w:commentRangeEnd w:id="77"/>
        <w:r w:rsidDel="00990E9F">
          <w:rPr>
            <w:rStyle w:val="CommentReference"/>
          </w:rPr>
          <w:commentReference w:id="77"/>
        </w:r>
      </w:del>
      <w:commentRangeEnd w:id="78"/>
      <w:r w:rsidR="005A600A">
        <w:rPr>
          <w:rStyle w:val="CommentReference"/>
        </w:rPr>
        <w:commentReference w:id="78"/>
      </w:r>
      <w:del w:id="80" w:author="Pawel KAMINSKI" w:date="2024-06-03T15:04:00Z">
        <w:r w:rsidDel="00990E9F">
          <w:br/>
          <w:delText>:::</w:delText>
        </w:r>
      </w:del>
    </w:p>
    <w:p w14:paraId="72754CFE" w14:textId="77777777" w:rsidR="008D322D" w:rsidRDefault="008D322D" w:rsidP="007F40ED">
      <w:pPr>
        <w:pStyle w:val="BodyText"/>
        <w:rPr>
          <w:ins w:id="81" w:author="Pawel KAMINSKI" w:date="2025-01-06T11:12:00Z"/>
        </w:rPr>
      </w:pPr>
    </w:p>
    <w:p w14:paraId="5B23BF7F" w14:textId="142C50AA" w:rsidR="00380C69" w:rsidRDefault="001A6D51">
      <w:pPr>
        <w:pStyle w:val="Heading2"/>
        <w:rPr>
          <w:ins w:id="82" w:author="Pawel KAMINSKI" w:date="2025-01-06T11:12:00Z"/>
        </w:rPr>
        <w:pPrChange w:id="83" w:author="Pawel KAMINSKI" w:date="2025-01-06T11:13:00Z">
          <w:pPr>
            <w:pStyle w:val="BodyText"/>
          </w:pPr>
        </w:pPrChange>
      </w:pPr>
      <w:ins w:id="84" w:author="Pawel KAMINSKI" w:date="2025-01-06T11:25:00Z">
        <w:r>
          <w:t>Modification</w:t>
        </w:r>
        <w:r w:rsidR="00ED31C1">
          <w:t xml:space="preserve">s </w:t>
        </w:r>
      </w:ins>
      <w:ins w:id="85" w:author="Pawel KAMINSKI" w:date="2025-01-06T11:50:00Z">
        <w:r w:rsidR="00451524">
          <w:t>A</w:t>
        </w:r>
      </w:ins>
      <w:ins w:id="86" w:author="Pawel KAMINSKI" w:date="2025-01-06T11:25:00Z">
        <w:r w:rsidR="00ED31C1">
          <w:t xml:space="preserve">fter </w:t>
        </w:r>
      </w:ins>
      <w:ins w:id="87" w:author="Pawel KAMINSKI" w:date="2025-01-06T11:50:00Z">
        <w:r w:rsidR="00451524">
          <w:t>F</w:t>
        </w:r>
      </w:ins>
      <w:ins w:id="88" w:author="Pawel KAMINSKI" w:date="2025-01-06T11:25:00Z">
        <w:r w:rsidR="00ED31C1">
          <w:t xml:space="preserve">irst </w:t>
        </w:r>
      </w:ins>
      <w:ins w:id="89" w:author="Pawel KAMINSKI" w:date="2025-01-06T11:50:00Z">
        <w:r w:rsidR="004B3401">
          <w:t xml:space="preserve">Draft </w:t>
        </w:r>
        <w:r w:rsidR="00451524">
          <w:t>S</w:t>
        </w:r>
      </w:ins>
      <w:ins w:id="90" w:author="Pawel KAMINSKI" w:date="2025-01-06T11:25:00Z">
        <w:r w:rsidR="00ED31C1">
          <w:t>ubmission</w:t>
        </w:r>
      </w:ins>
    </w:p>
    <w:p w14:paraId="606581A7" w14:textId="6CA4F109" w:rsidR="00DB1EB4" w:rsidRDefault="00E52CFE" w:rsidP="00380C69">
      <w:pPr>
        <w:pStyle w:val="BodyText"/>
        <w:rPr>
          <w:ins w:id="91" w:author="Pawel KAMINSKI" w:date="2025-01-06T11:26:00Z"/>
        </w:rPr>
      </w:pPr>
      <w:ins w:id="92" w:author="Pawel KAMINSKI" w:date="2025-01-06T11:29:00Z">
        <w:r>
          <w:t>As a general rule, a</w:t>
        </w:r>
      </w:ins>
      <w:ins w:id="93" w:author="Pawel KAMINSKI" w:date="2025-01-06T11:21:00Z">
        <w:r w:rsidR="0063716C">
          <w:t xml:space="preserve">fter </w:t>
        </w:r>
      </w:ins>
      <w:ins w:id="94" w:author="Pawel KAMINSKI" w:date="2025-01-06T11:24:00Z">
        <w:r w:rsidR="00DB1EB4">
          <w:t xml:space="preserve">the first submission </w:t>
        </w:r>
      </w:ins>
      <w:ins w:id="95" w:author="Pawel KAMINSKI" w:date="2025-01-06T11:29:00Z">
        <w:r>
          <w:t xml:space="preserve">the </w:t>
        </w:r>
      </w:ins>
      <w:proofErr w:type="spellStart"/>
      <w:ins w:id="96" w:author="Pawel KAMINSKI" w:date="2025-03-04T10:51:00Z" w16du:dateUtc="2025-03-04T09:51:00Z">
        <w:r w:rsidR="00A616C7" w:rsidRPr="00235D5C">
          <w:rPr>
            <w:i/>
            <w:iCs/>
          </w:rPr>
          <w:t>tnb.admin</w:t>
        </w:r>
        <w:proofErr w:type="spellEnd"/>
        <w:r w:rsidR="00A616C7">
          <w:t xml:space="preserve"> </w:t>
        </w:r>
      </w:ins>
      <w:ins w:id="97" w:author="Pawel KAMINSKI" w:date="2025-01-06T11:29:00Z">
        <w:r>
          <w:t>team will provide you with</w:t>
        </w:r>
      </w:ins>
      <w:ins w:id="98" w:author="Pawel KAMINSKI" w:date="2025-01-06T11:26:00Z">
        <w:r w:rsidR="00C736C5">
          <w:t>:</w:t>
        </w:r>
      </w:ins>
    </w:p>
    <w:p w14:paraId="25AB2980" w14:textId="60B5A38B" w:rsidR="00ED31C1" w:rsidRDefault="007C598B" w:rsidP="00C736C5">
      <w:pPr>
        <w:pStyle w:val="BodyText"/>
        <w:numPr>
          <w:ilvl w:val="0"/>
          <w:numId w:val="41"/>
        </w:numPr>
        <w:rPr>
          <w:ins w:id="99" w:author="Pawel KAMINSKI" w:date="2025-01-06T11:26:00Z"/>
        </w:rPr>
      </w:pPr>
      <w:ins w:id="100" w:author="Pawel KAMINSKI" w:date="2025-01-06T11:46:00Z">
        <w:r>
          <w:t>Central s</w:t>
        </w:r>
      </w:ins>
      <w:ins w:id="101" w:author="Pawel KAMINSKI" w:date="2025-01-06T11:26:00Z">
        <w:r w:rsidR="00C736C5">
          <w:t xml:space="preserve">torage location </w:t>
        </w:r>
      </w:ins>
      <w:ins w:id="102" w:author="Pawel KAMINSKI" w:date="2025-01-06T11:27:00Z">
        <w:r w:rsidR="00C736C5">
          <w:t xml:space="preserve">of </w:t>
        </w:r>
        <w:r w:rsidR="007012B6">
          <w:t>your manuscript,</w:t>
        </w:r>
      </w:ins>
    </w:p>
    <w:p w14:paraId="3ACB2B38" w14:textId="024C2476" w:rsidR="00C736C5" w:rsidRDefault="007012B6" w:rsidP="00C736C5">
      <w:pPr>
        <w:pStyle w:val="BodyText"/>
        <w:numPr>
          <w:ilvl w:val="0"/>
          <w:numId w:val="41"/>
        </w:numPr>
        <w:rPr>
          <w:ins w:id="103" w:author="Pawel KAMINSKI" w:date="2025-01-06T11:28:00Z"/>
        </w:rPr>
      </w:pPr>
      <w:ins w:id="104" w:author="Pawel KAMINSKI" w:date="2025-01-06T11:27:00Z">
        <w:r>
          <w:t xml:space="preserve">Link to a dashboard displaying useful information about </w:t>
        </w:r>
        <w:r w:rsidR="00620580">
          <w:t xml:space="preserve">your </w:t>
        </w:r>
      </w:ins>
      <w:ins w:id="105" w:author="Pawel KAMINSKI" w:date="2025-01-06T11:28:00Z">
        <w:r w:rsidR="00620580">
          <w:t>manuscript,</w:t>
        </w:r>
      </w:ins>
    </w:p>
    <w:p w14:paraId="1DE4CF65" w14:textId="54B78117" w:rsidR="00620580" w:rsidRDefault="000A3430">
      <w:pPr>
        <w:pStyle w:val="BodyText"/>
        <w:numPr>
          <w:ilvl w:val="0"/>
          <w:numId w:val="41"/>
        </w:numPr>
        <w:rPr>
          <w:ins w:id="106" w:author="Pawel KAMINSKI" w:date="2025-01-06T11:26:00Z"/>
        </w:rPr>
        <w:pPrChange w:id="107" w:author="Pawel KAMINSKI" w:date="2025-01-06T11:26:00Z">
          <w:pPr>
            <w:pStyle w:val="BodyText"/>
          </w:pPr>
        </w:pPrChange>
      </w:pPr>
      <w:ins w:id="108" w:author="Pawel KAMINSKI" w:date="2025-01-06T11:28:00Z">
        <w:r>
          <w:t xml:space="preserve">Link to a </w:t>
        </w:r>
        <w:r w:rsidR="00E52CFE">
          <w:t xml:space="preserve">digital version of your </w:t>
        </w:r>
      </w:ins>
      <w:ins w:id="109" w:author="Pawel KAMINSKI" w:date="2025-01-06T11:29:00Z">
        <w:r w:rsidR="00E52CFE">
          <w:t>publication</w:t>
        </w:r>
      </w:ins>
      <w:ins w:id="110" w:author="Pawel KAMINSKI" w:date="2025-01-06T11:28:00Z">
        <w:r w:rsidR="00E52CFE">
          <w:t>.</w:t>
        </w:r>
      </w:ins>
    </w:p>
    <w:p w14:paraId="1290CB55" w14:textId="77777777" w:rsidR="000A3430" w:rsidRDefault="000A3430" w:rsidP="00380C69">
      <w:pPr>
        <w:pStyle w:val="BodyText"/>
        <w:rPr>
          <w:ins w:id="111" w:author="Pawel KAMINSKI" w:date="2025-01-06T11:47:00Z"/>
        </w:rPr>
      </w:pPr>
    </w:p>
    <w:p w14:paraId="45B8C592" w14:textId="0092617C" w:rsidR="00233F7C" w:rsidRDefault="00233F7C" w:rsidP="00380C69">
      <w:pPr>
        <w:pStyle w:val="BodyText"/>
        <w:rPr>
          <w:ins w:id="112" w:author="Pawel KAMINSKI" w:date="2025-01-06T11:47:00Z"/>
        </w:rPr>
      </w:pPr>
      <w:ins w:id="113" w:author="Pawel KAMINSKI" w:date="2025-01-06T11:47:00Z">
        <w:r>
          <w:t xml:space="preserve">From then on, please use the </w:t>
        </w:r>
        <w:r w:rsidR="0056026F">
          <w:t xml:space="preserve">storage location to apply every change you want </w:t>
        </w:r>
      </w:ins>
      <w:ins w:id="114" w:author="Pawel KAMINSKI" w:date="2025-01-06T11:48:00Z">
        <w:r w:rsidR="0056026F">
          <w:t xml:space="preserve">to make. </w:t>
        </w:r>
        <w:r w:rsidR="00D95869">
          <w:t>Changes you make on those files will be reflected in the das</w:t>
        </w:r>
      </w:ins>
      <w:ins w:id="115" w:author="Pawel KAMINSKI" w:date="2025-01-06T11:49:00Z">
        <w:r w:rsidR="00D95869">
          <w:t>hboard and in the digital version of your publication.</w:t>
        </w:r>
      </w:ins>
    </w:p>
    <w:p w14:paraId="4702673A" w14:textId="77777777" w:rsidR="00233F7C" w:rsidRDefault="00233F7C" w:rsidP="00380C69">
      <w:pPr>
        <w:pStyle w:val="BodyText"/>
        <w:rPr>
          <w:ins w:id="116" w:author="Pawel KAMINSKI" w:date="2025-01-06T11:24:00Z"/>
        </w:rPr>
      </w:pPr>
    </w:p>
    <w:p w14:paraId="7C070A11" w14:textId="08A98315" w:rsidR="00380C69" w:rsidRDefault="00380C69" w:rsidP="00380C69">
      <w:pPr>
        <w:pStyle w:val="BodyText"/>
        <w:rPr>
          <w:ins w:id="117" w:author="Pawel KAMINSKI" w:date="2025-01-06T11:13:00Z"/>
        </w:rPr>
      </w:pPr>
      <w:ins w:id="118" w:author="Pawel KAMINSKI" w:date="2025-01-06T11:13:00Z">
        <w:r>
          <w:t>:::{important}</w:t>
        </w:r>
        <w:r>
          <w:br/>
        </w:r>
      </w:ins>
      <w:ins w:id="119" w:author="Pawel KAMINSKI" w:date="2025-01-06T11:51:00Z">
        <w:r w:rsidR="0094385A">
          <w:t xml:space="preserve">Please make sure that your submission complies with the guidelines. </w:t>
        </w:r>
      </w:ins>
      <w:ins w:id="120" w:author="Pawel KAMINSKI" w:date="2025-01-06T11:50:00Z">
        <w:r w:rsidR="005A7138">
          <w:t xml:space="preserve">When you think the manuscript is ready for editing, contact </w:t>
        </w:r>
      </w:ins>
      <w:ins w:id="121" w:author="Pawel KAMINSKI" w:date="2025-01-06T11:51:00Z">
        <w:r w:rsidR="005A7138">
          <w:fldChar w:fldCharType="begin"/>
        </w:r>
        <w:r w:rsidR="005A7138">
          <w:instrText>HYPERLINK "mailto:</w:instrText>
        </w:r>
        <w:r w:rsidR="005A7138" w:rsidRPr="005A7138">
          <w:instrText>verena.deutsch@degruyter.com</w:instrText>
        </w:r>
        <w:r w:rsidR="005A7138">
          <w:instrText>"</w:instrText>
        </w:r>
        <w:r w:rsidR="005A7138">
          <w:fldChar w:fldCharType="separate"/>
        </w:r>
        <w:r w:rsidR="005A7138" w:rsidRPr="008856C8">
          <w:rPr>
            <w:rStyle w:val="Hyperlink"/>
          </w:rPr>
          <w:t>verena.deutsch@degruyter.com</w:t>
        </w:r>
        <w:r w:rsidR="005A7138">
          <w:fldChar w:fldCharType="end"/>
        </w:r>
        <w:r w:rsidR="005A7138">
          <w:t>.</w:t>
        </w:r>
      </w:ins>
      <w:ins w:id="122" w:author="Pawel KAMINSKI" w:date="2025-01-06T11:13:00Z">
        <w:r>
          <w:br/>
          <w:t>:::</w:t>
        </w:r>
      </w:ins>
    </w:p>
    <w:p w14:paraId="4E3516D3" w14:textId="77777777" w:rsidR="00380C69" w:rsidRDefault="00380C69" w:rsidP="007F40ED">
      <w:pPr>
        <w:pStyle w:val="BodyText"/>
      </w:pPr>
    </w:p>
    <w:p w14:paraId="2FC8ACE1" w14:textId="30FDF51F" w:rsidR="007F40ED" w:rsidRDefault="007F40ED" w:rsidP="009E6485">
      <w:pPr>
        <w:pStyle w:val="Heading2"/>
      </w:pPr>
      <w:commentRangeStart w:id="123"/>
      <w:commentRangeStart w:id="124"/>
      <w:commentRangeStart w:id="125"/>
      <w:r>
        <w:t>File Formats</w:t>
      </w:r>
      <w:commentRangeEnd w:id="123"/>
      <w:r>
        <w:rPr>
          <w:rStyle w:val="CommentReference"/>
        </w:rPr>
        <w:commentReference w:id="123"/>
      </w:r>
      <w:commentRangeEnd w:id="124"/>
      <w:r>
        <w:rPr>
          <w:rStyle w:val="CommentReference"/>
        </w:rPr>
        <w:commentReference w:id="124"/>
      </w:r>
      <w:commentRangeEnd w:id="125"/>
      <w:r w:rsidR="00010820">
        <w:rPr>
          <w:rStyle w:val="CommentReference"/>
          <w:rFonts w:asciiTheme="minorHAnsi" w:eastAsiaTheme="minorHAnsi" w:hAnsiTheme="minorHAnsi" w:cstheme="minorBidi"/>
          <w:b w:val="0"/>
          <w:bCs w:val="0"/>
          <w:color w:val="auto"/>
        </w:rPr>
        <w:commentReference w:id="125"/>
      </w:r>
    </w:p>
    <w:p w14:paraId="6B55D947" w14:textId="1ABC7C76" w:rsidR="004B1334" w:rsidRDefault="004B1334" w:rsidP="004B1334">
      <w:pPr>
        <w:pStyle w:val="BodyText"/>
      </w:pPr>
      <w:r>
        <w:t xml:space="preserve">:::{important} </w:t>
      </w:r>
      <w:r>
        <w:br/>
      </w:r>
      <w:r w:rsidR="006A5B35">
        <w:t xml:space="preserve">Manuscripts should be submitted in a `.docx` file format. </w:t>
      </w:r>
      <w:r w:rsidR="00DB08B8">
        <w:t>We also accept chapters written in `.</w:t>
      </w:r>
      <w:proofErr w:type="spellStart"/>
      <w:r w:rsidR="00DB08B8">
        <w:t>ipynb</w:t>
      </w:r>
      <w:proofErr w:type="spellEnd"/>
      <w:r w:rsidR="00DB08B8">
        <w:t xml:space="preserve">` files, although </w:t>
      </w:r>
      <w:r w:rsidR="000C7664">
        <w:t xml:space="preserve">the recommended way of including visualizations, charts, diagrams, maps, </w:t>
      </w:r>
      <w:proofErr w:type="spellStart"/>
      <w:r w:rsidR="00096034">
        <w:t>jupyter</w:t>
      </w:r>
      <w:proofErr w:type="spellEnd"/>
      <w:r w:rsidR="00096034">
        <w:t xml:space="preserve"> notebooks, </w:t>
      </w:r>
      <w:commentRangeStart w:id="127"/>
      <w:commentRangeStart w:id="128"/>
      <w:commentRangeStart w:id="129"/>
      <w:commentRangeStart w:id="130"/>
      <w:r w:rsidR="000C7664">
        <w:t>etc. is by including them in `.docx` files.</w:t>
      </w:r>
      <w:commentRangeEnd w:id="127"/>
      <w:r>
        <w:rPr>
          <w:rStyle w:val="CommentReference"/>
        </w:rPr>
        <w:commentReference w:id="127"/>
      </w:r>
      <w:commentRangeEnd w:id="128"/>
      <w:r>
        <w:rPr>
          <w:rStyle w:val="CommentReference"/>
        </w:rPr>
        <w:commentReference w:id="128"/>
      </w:r>
      <w:commentRangeEnd w:id="129"/>
      <w:r>
        <w:rPr>
          <w:rStyle w:val="CommentReference"/>
        </w:rPr>
        <w:commentReference w:id="129"/>
      </w:r>
      <w:commentRangeEnd w:id="130"/>
      <w:r w:rsidR="0006795E">
        <w:rPr>
          <w:rStyle w:val="CommentReference"/>
        </w:rPr>
        <w:commentReference w:id="130"/>
      </w:r>
      <w:ins w:id="132" w:author="Pawel KAMINSKI" w:date="2024-06-03T14:22:00Z">
        <w:r w:rsidR="00A3027E">
          <w:t xml:space="preserve"> </w:t>
        </w:r>
      </w:ins>
      <w:ins w:id="133" w:author="Pawel KAMINSKI" w:date="2024-06-03T15:19:00Z">
        <w:r w:rsidR="00D129BF">
          <w:t xml:space="preserve">As an author you are required </w:t>
        </w:r>
      </w:ins>
      <w:ins w:id="134" w:author="Pawel KAMINSKI" w:date="2024-06-03T14:23:00Z">
        <w:r w:rsidR="002455AC">
          <w:t xml:space="preserve">to </w:t>
        </w:r>
      </w:ins>
      <w:ins w:id="135" w:author="Pawel KAMINSKI" w:date="2024-06-03T15:19:00Z">
        <w:r w:rsidR="00544DF5">
          <w:t>upload</w:t>
        </w:r>
      </w:ins>
      <w:ins w:id="136" w:author="Pawel KAMINSKI" w:date="2024-06-03T15:18:00Z">
        <w:r w:rsidR="00D129BF">
          <w:t xml:space="preserve"> all the files inclu</w:t>
        </w:r>
      </w:ins>
      <w:ins w:id="137" w:author="Pawel KAMINSKI" w:date="2024-06-03T15:19:00Z">
        <w:r w:rsidR="00D129BF">
          <w:t>ded in you manuscript</w:t>
        </w:r>
      </w:ins>
      <w:ins w:id="138" w:author="Pawel KAMINSKI" w:date="2024-06-03T14:23:00Z">
        <w:r w:rsidR="002455AC">
          <w:t xml:space="preserve"> </w:t>
        </w:r>
      </w:ins>
      <w:ins w:id="139" w:author="Pawel KAMINSKI" w:date="2024-06-03T15:19:00Z">
        <w:r w:rsidR="00544DF5">
          <w:t>to</w:t>
        </w:r>
      </w:ins>
      <w:ins w:id="140" w:author="Pawel KAMINSKI" w:date="2024-06-03T14:23:00Z">
        <w:r w:rsidR="002455AC">
          <w:t xml:space="preserve"> the `assets` folder.</w:t>
        </w:r>
      </w:ins>
      <w:r>
        <w:br/>
        <w:t>:::</w:t>
      </w:r>
    </w:p>
    <w:p w14:paraId="48EA9B55" w14:textId="77777777" w:rsidR="004B1334" w:rsidRDefault="004B1334" w:rsidP="00812034">
      <w:pPr>
        <w:pStyle w:val="BodyText"/>
        <w:jc w:val="both"/>
        <w:rPr>
          <w:b/>
          <w:bCs/>
        </w:rPr>
      </w:pPr>
    </w:p>
    <w:p w14:paraId="4A688CEA" w14:textId="57AB580E" w:rsidR="00FE5D47" w:rsidRDefault="00FE5D47" w:rsidP="00812034">
      <w:pPr>
        <w:pStyle w:val="BodyText"/>
        <w:jc w:val="both"/>
        <w:rPr>
          <w:ins w:id="141" w:author="Borlinghaus, Anton" w:date="2024-04-30T14:02:00Z"/>
        </w:rPr>
      </w:pPr>
      <w:r w:rsidRPr="00F964E7">
        <w:rPr>
          <w:b/>
          <w:bCs/>
        </w:rPr>
        <w:t xml:space="preserve">Manuscripts should be written and submitted </w:t>
      </w:r>
      <w:r w:rsidR="00AF7E32" w:rsidRPr="00F964E7">
        <w:rPr>
          <w:b/>
          <w:bCs/>
        </w:rPr>
        <w:t xml:space="preserve">specifically </w:t>
      </w:r>
      <w:r w:rsidRPr="00F964E7">
        <w:rPr>
          <w:b/>
          <w:bCs/>
        </w:rPr>
        <w:t xml:space="preserve">in </w:t>
      </w:r>
      <w:r w:rsidR="00292B2B" w:rsidRPr="00F964E7">
        <w:rPr>
          <w:b/>
          <w:bCs/>
        </w:rPr>
        <w:t>a `.docx` file format.</w:t>
      </w:r>
      <w:r w:rsidR="00292B2B">
        <w:t xml:space="preserve"> This is the default file extension produced by the most common word processing software – Microsoft Word.</w:t>
      </w:r>
      <w:r w:rsidR="00D806C8">
        <w:t xml:space="preserve"> Other file formats, like </w:t>
      </w:r>
      <w:r w:rsidR="00071625">
        <w:t>`.pages` created in Apple Pages</w:t>
      </w:r>
      <w:r w:rsidR="00605DE0">
        <w:t xml:space="preserve"> </w:t>
      </w:r>
      <w:r w:rsidR="00A07DCF">
        <w:t>or `.</w:t>
      </w:r>
      <w:proofErr w:type="spellStart"/>
      <w:r w:rsidR="00A07DCF">
        <w:t>gdoc</w:t>
      </w:r>
      <w:proofErr w:type="spellEnd"/>
      <w:r w:rsidR="00A07DCF">
        <w:t xml:space="preserve">` </w:t>
      </w:r>
      <w:r w:rsidR="00117B33">
        <w:t xml:space="preserve">saved from Google Doc will </w:t>
      </w:r>
      <w:r w:rsidR="00117B33" w:rsidRPr="00FA7736">
        <w:rPr>
          <w:rPrChange w:id="142" w:author="Pawel KAMINSKI" w:date="2025-03-04T10:50:00Z" w16du:dateUtc="2025-03-04T09:50:00Z">
            <w:rPr>
              <w:i/>
              <w:iCs/>
            </w:rPr>
          </w:rPrChange>
        </w:rPr>
        <w:t>not</w:t>
      </w:r>
      <w:r w:rsidR="00117B33">
        <w:t xml:space="preserve"> work. In </w:t>
      </w:r>
      <w:r w:rsidR="694FE585">
        <w:t>the case</w:t>
      </w:r>
      <w:r w:rsidR="00117B33">
        <w:t xml:space="preserve"> of manuscripts written in those </w:t>
      </w:r>
      <w:r w:rsidR="00AE027C">
        <w:t xml:space="preserve">unsupported </w:t>
      </w:r>
      <w:r w:rsidR="00117B33">
        <w:t>file formats</w:t>
      </w:r>
      <w:r w:rsidR="00A56BD8">
        <w:t xml:space="preserve"> </w:t>
      </w:r>
      <w:r w:rsidR="00AE027C">
        <w:t xml:space="preserve">input </w:t>
      </w:r>
      <w:r w:rsidR="00812034">
        <w:t>files</w:t>
      </w:r>
      <w:r w:rsidR="00117B33">
        <w:t xml:space="preserve"> should be first</w:t>
      </w:r>
      <w:r w:rsidR="00812034">
        <w:t xml:space="preserve"> transformed to `.docx` in order to submit them to the platform.</w:t>
      </w:r>
    </w:p>
    <w:p w14:paraId="29C85AC6" w14:textId="17EAEBBB" w:rsidR="00F964E7" w:rsidRDefault="00F964E7" w:rsidP="00F964E7">
      <w:pPr>
        <w:pStyle w:val="BodyText"/>
        <w:jc w:val="both"/>
      </w:pPr>
      <w:commentRangeStart w:id="143"/>
      <w:commentRangeStart w:id="144"/>
      <w:commentRangeEnd w:id="143"/>
      <w:r>
        <w:rPr>
          <w:rStyle w:val="CommentReference"/>
        </w:rPr>
        <w:commentReference w:id="143"/>
      </w:r>
      <w:commentRangeEnd w:id="144"/>
      <w:r w:rsidR="00227C1E">
        <w:rPr>
          <w:rStyle w:val="CommentReference"/>
        </w:rPr>
        <w:commentReference w:id="144"/>
      </w:r>
    </w:p>
    <w:p w14:paraId="217ABFB0" w14:textId="77777777" w:rsidR="00C67EE1" w:rsidRDefault="00C67EE1" w:rsidP="007F40ED">
      <w:pPr>
        <w:pStyle w:val="BodyText"/>
      </w:pPr>
    </w:p>
    <w:tbl>
      <w:tblPr>
        <w:tblStyle w:val="TableGrid"/>
        <w:tblW w:w="0" w:type="auto"/>
        <w:tblLook w:val="04A0" w:firstRow="1" w:lastRow="0" w:firstColumn="1" w:lastColumn="0" w:noHBand="0" w:noVBand="1"/>
      </w:tblPr>
      <w:tblGrid>
        <w:gridCol w:w="4675"/>
        <w:gridCol w:w="4675"/>
      </w:tblGrid>
      <w:tr w:rsidR="008C3410" w14:paraId="306A10B9" w14:textId="77777777" w:rsidTr="52CF2853">
        <w:tc>
          <w:tcPr>
            <w:tcW w:w="4675" w:type="dxa"/>
          </w:tcPr>
          <w:p w14:paraId="693372FE" w14:textId="4295C9D1" w:rsidR="008C3410" w:rsidRPr="00CA72BF" w:rsidRDefault="7C1D6B8B" w:rsidP="007F40ED">
            <w:pPr>
              <w:pStyle w:val="BodyText"/>
              <w:rPr>
                <w:b/>
                <w:bCs/>
              </w:rPr>
            </w:pPr>
            <w:commentRangeStart w:id="145"/>
            <w:commentRangeStart w:id="146"/>
            <w:commentRangeStart w:id="147"/>
            <w:r w:rsidRPr="52CF2853">
              <w:rPr>
                <w:b/>
                <w:bCs/>
              </w:rPr>
              <w:t>Role of a file</w:t>
            </w:r>
          </w:p>
        </w:tc>
        <w:tc>
          <w:tcPr>
            <w:tcW w:w="4675" w:type="dxa"/>
          </w:tcPr>
          <w:p w14:paraId="75CF6531" w14:textId="598FF86A" w:rsidR="008C3410" w:rsidRPr="00CA72BF" w:rsidRDefault="7C1D6B8B" w:rsidP="007F40ED">
            <w:pPr>
              <w:pStyle w:val="BodyText"/>
              <w:rPr>
                <w:b/>
                <w:bCs/>
              </w:rPr>
            </w:pPr>
            <w:r w:rsidRPr="52CF2853">
              <w:rPr>
                <w:b/>
                <w:bCs/>
              </w:rPr>
              <w:t>Accepted file format</w:t>
            </w:r>
            <w:commentRangeEnd w:id="145"/>
            <w:r w:rsidR="00CA72BF">
              <w:rPr>
                <w:rStyle w:val="CommentReference"/>
              </w:rPr>
              <w:commentReference w:id="145"/>
            </w:r>
            <w:commentRangeEnd w:id="146"/>
            <w:r w:rsidR="00CA72BF">
              <w:rPr>
                <w:rStyle w:val="CommentReference"/>
              </w:rPr>
              <w:commentReference w:id="146"/>
            </w:r>
            <w:r w:rsidR="00227C1E">
              <w:rPr>
                <w:rStyle w:val="CommentReference"/>
              </w:rPr>
              <w:commentReference w:id="147"/>
            </w:r>
          </w:p>
        </w:tc>
      </w:tr>
      <w:commentRangeEnd w:id="147"/>
      <w:tr w:rsidR="008C3410" w14:paraId="475C4970" w14:textId="77777777" w:rsidTr="52CF2853">
        <w:tc>
          <w:tcPr>
            <w:tcW w:w="4675" w:type="dxa"/>
          </w:tcPr>
          <w:p w14:paraId="70104FDD" w14:textId="70FFD499" w:rsidR="008C3410" w:rsidRDefault="00AD2A3B" w:rsidP="007F40ED">
            <w:pPr>
              <w:pStyle w:val="BodyText"/>
            </w:pPr>
            <w:r>
              <w:t xml:space="preserve">Narrative </w:t>
            </w:r>
            <w:r w:rsidR="00821A52">
              <w:t>expression</w:t>
            </w:r>
          </w:p>
        </w:tc>
        <w:tc>
          <w:tcPr>
            <w:tcW w:w="4675" w:type="dxa"/>
          </w:tcPr>
          <w:p w14:paraId="3CD4B624" w14:textId="6129131F" w:rsidR="008C3410" w:rsidRPr="00CA72BF" w:rsidRDefault="00CA72BF" w:rsidP="007F40ED">
            <w:pPr>
              <w:pStyle w:val="BodyText"/>
              <w:rPr>
                <w:i/>
                <w:iCs/>
              </w:rPr>
            </w:pPr>
            <w:r w:rsidRPr="00CA72BF">
              <w:rPr>
                <w:i/>
                <w:iCs/>
              </w:rPr>
              <w:t>docx</w:t>
            </w:r>
          </w:p>
        </w:tc>
      </w:tr>
      <w:tr w:rsidR="008C3410" w14:paraId="23C22F79" w14:textId="77777777" w:rsidTr="52CF2853">
        <w:tc>
          <w:tcPr>
            <w:tcW w:w="4675" w:type="dxa"/>
          </w:tcPr>
          <w:p w14:paraId="3A7A16AB" w14:textId="35323513" w:rsidR="008C3410" w:rsidRDefault="00461AB5" w:rsidP="007F40ED">
            <w:pPr>
              <w:pStyle w:val="BodyText"/>
            </w:pPr>
            <w:r>
              <w:t>Notebooks with code</w:t>
            </w:r>
          </w:p>
        </w:tc>
        <w:tc>
          <w:tcPr>
            <w:tcW w:w="4675" w:type="dxa"/>
          </w:tcPr>
          <w:p w14:paraId="78C474CF" w14:textId="46D39DA7" w:rsidR="008C3410" w:rsidRPr="00CA72BF" w:rsidRDefault="00CA72BF" w:rsidP="007F40ED">
            <w:pPr>
              <w:pStyle w:val="BodyText"/>
              <w:rPr>
                <w:i/>
                <w:iCs/>
              </w:rPr>
            </w:pPr>
            <w:proofErr w:type="spellStart"/>
            <w:r w:rsidRPr="00CA72BF">
              <w:rPr>
                <w:i/>
                <w:iCs/>
              </w:rPr>
              <w:t>ipynb</w:t>
            </w:r>
            <w:proofErr w:type="spellEnd"/>
          </w:p>
        </w:tc>
      </w:tr>
    </w:tbl>
    <w:p w14:paraId="259D3CAD" w14:textId="77777777" w:rsidR="007F40ED" w:rsidRDefault="007F40ED" w:rsidP="007F40ED">
      <w:pPr>
        <w:pStyle w:val="BodyText"/>
        <w:rPr>
          <w:ins w:id="149" w:author="Pawel KAMINSKI" w:date="2024-06-03T15:49:00Z"/>
        </w:rPr>
      </w:pPr>
    </w:p>
    <w:p w14:paraId="71CFE815" w14:textId="7A6F3E9D" w:rsidR="00AD6A6B" w:rsidRDefault="00AD6A6B" w:rsidP="007F40ED">
      <w:pPr>
        <w:pStyle w:val="BodyText"/>
        <w:rPr>
          <w:ins w:id="150" w:author="Pawel KAMINSKI" w:date="2024-06-03T15:49:00Z"/>
        </w:rPr>
      </w:pPr>
      <w:ins w:id="151" w:author="Pawel KAMINSKI" w:date="2024-06-03T15:49:00Z">
        <w:r>
          <w:t xml:space="preserve">In those </w:t>
        </w:r>
      </w:ins>
      <w:ins w:id="152" w:author="Pawel KAMINSKI" w:date="2024-06-03T15:50:00Z">
        <w:r>
          <w:t xml:space="preserve">files you can include </w:t>
        </w:r>
        <w:r w:rsidR="00D37674">
          <w:t xml:space="preserve">other assets, like images or videos, but you should remember to upload them to the </w:t>
        </w:r>
        <w:r w:rsidR="003B5E06">
          <w:t>`assets` folder and write a correct reference</w:t>
        </w:r>
      </w:ins>
      <w:ins w:id="153" w:author="Pawel KAMINSKI" w:date="2024-06-03T15:51:00Z">
        <w:r w:rsidR="003B5E06">
          <w:t xml:space="preserve"> to those files inside of `.docx` or `.</w:t>
        </w:r>
        <w:proofErr w:type="spellStart"/>
        <w:r w:rsidR="003B5E06">
          <w:t>ipynb</w:t>
        </w:r>
        <w:proofErr w:type="spellEnd"/>
        <w:r w:rsidR="003B5E06">
          <w:t>` file.</w:t>
        </w:r>
      </w:ins>
    </w:p>
    <w:p w14:paraId="575FDA80" w14:textId="77777777" w:rsidR="00AD6A6B" w:rsidRDefault="00AD6A6B" w:rsidP="007F40ED">
      <w:pPr>
        <w:pStyle w:val="BodyText"/>
        <w:rPr>
          <w:ins w:id="154" w:author="Pawel KAMINSKI" w:date="2024-06-03T15:49:00Z"/>
        </w:rPr>
      </w:pPr>
    </w:p>
    <w:tbl>
      <w:tblPr>
        <w:tblStyle w:val="TableGrid"/>
        <w:tblW w:w="0" w:type="auto"/>
        <w:tblLook w:val="04A0" w:firstRow="1" w:lastRow="0" w:firstColumn="1" w:lastColumn="0" w:noHBand="0" w:noVBand="1"/>
      </w:tblPr>
      <w:tblGrid>
        <w:gridCol w:w="4675"/>
        <w:gridCol w:w="4675"/>
      </w:tblGrid>
      <w:tr w:rsidR="003E42D9" w:rsidRPr="00CA72BF" w14:paraId="361B18EC" w14:textId="77777777" w:rsidTr="00515FFF">
        <w:trPr>
          <w:ins w:id="155" w:author="Pawel KAMINSKI" w:date="2024-12-19T12:56:00Z"/>
        </w:trPr>
        <w:tc>
          <w:tcPr>
            <w:tcW w:w="4675" w:type="dxa"/>
          </w:tcPr>
          <w:p w14:paraId="28812227" w14:textId="69AE8713" w:rsidR="003E42D9" w:rsidRDefault="003E42D9" w:rsidP="003E42D9">
            <w:pPr>
              <w:pStyle w:val="BodyText"/>
              <w:rPr>
                <w:ins w:id="156" w:author="Pawel KAMINSKI" w:date="2024-12-19T12:56:00Z"/>
              </w:rPr>
            </w:pPr>
            <w:ins w:id="157" w:author="Pawel KAMINSKI" w:date="2024-12-19T12:56:00Z">
              <w:r w:rsidRPr="52CF2853">
                <w:rPr>
                  <w:b/>
                  <w:bCs/>
                </w:rPr>
                <w:t>Role of a file</w:t>
              </w:r>
            </w:ins>
          </w:p>
        </w:tc>
        <w:tc>
          <w:tcPr>
            <w:tcW w:w="4675" w:type="dxa"/>
          </w:tcPr>
          <w:p w14:paraId="7D07FA52" w14:textId="55010565" w:rsidR="003E42D9" w:rsidRPr="004C0148" w:rsidRDefault="003E42D9" w:rsidP="003E42D9">
            <w:pPr>
              <w:pStyle w:val="BodyText"/>
              <w:rPr>
                <w:ins w:id="158" w:author="Pawel KAMINSKI" w:date="2024-12-19T12:56:00Z"/>
                <w:i/>
                <w:iCs/>
              </w:rPr>
            </w:pPr>
            <w:ins w:id="159" w:author="Pawel KAMINSKI" w:date="2024-12-19T12:56:00Z">
              <w:r w:rsidRPr="52CF2853">
                <w:rPr>
                  <w:b/>
                  <w:bCs/>
                </w:rPr>
                <w:t>Accepted file format</w:t>
              </w:r>
              <w:commentRangeStart w:id="160"/>
              <w:commentRangeEnd w:id="160"/>
              <w:r>
                <w:rPr>
                  <w:rStyle w:val="CommentReference"/>
                </w:rPr>
                <w:commentReference w:id="160"/>
              </w:r>
              <w:commentRangeStart w:id="161"/>
              <w:commentRangeEnd w:id="161"/>
              <w:r>
                <w:rPr>
                  <w:rStyle w:val="CommentReference"/>
                </w:rPr>
                <w:commentReference w:id="161"/>
              </w:r>
              <w:commentRangeStart w:id="163"/>
              <w:commentRangeEnd w:id="163"/>
              <w:r>
                <w:rPr>
                  <w:rStyle w:val="CommentReference"/>
                </w:rPr>
                <w:commentReference w:id="163"/>
              </w:r>
            </w:ins>
          </w:p>
        </w:tc>
      </w:tr>
      <w:tr w:rsidR="00AD6A6B" w:rsidRPr="00CA72BF" w14:paraId="73F2FCA1" w14:textId="77777777" w:rsidTr="00515FFF">
        <w:trPr>
          <w:ins w:id="164" w:author="Pawel KAMINSKI" w:date="2024-06-03T15:49:00Z"/>
        </w:trPr>
        <w:tc>
          <w:tcPr>
            <w:tcW w:w="4675" w:type="dxa"/>
          </w:tcPr>
          <w:p w14:paraId="3664B117" w14:textId="77777777" w:rsidR="00AD6A6B" w:rsidRDefault="00AD6A6B" w:rsidP="00515FFF">
            <w:pPr>
              <w:pStyle w:val="BodyText"/>
              <w:rPr>
                <w:ins w:id="165" w:author="Pawel KAMINSKI" w:date="2024-06-03T15:49:00Z"/>
              </w:rPr>
            </w:pPr>
            <w:ins w:id="166" w:author="Pawel KAMINSKI" w:date="2024-06-03T15:49:00Z">
              <w:r>
                <w:t>Illustrations</w:t>
              </w:r>
            </w:ins>
          </w:p>
        </w:tc>
        <w:tc>
          <w:tcPr>
            <w:tcW w:w="4675" w:type="dxa"/>
          </w:tcPr>
          <w:p w14:paraId="4FEA8B68" w14:textId="5C4B480D" w:rsidR="00AD6A6B" w:rsidRPr="00CA72BF" w:rsidRDefault="00AD6A6B" w:rsidP="00515FFF">
            <w:pPr>
              <w:pStyle w:val="BodyText"/>
              <w:rPr>
                <w:ins w:id="167" w:author="Pawel KAMINSKI" w:date="2024-06-03T15:49:00Z"/>
                <w:i/>
                <w:iCs/>
              </w:rPr>
            </w:pPr>
            <w:ins w:id="168" w:author="Pawel KAMINSKI" w:date="2024-06-03T15:49:00Z">
              <w:r w:rsidRPr="004C0148">
                <w:rPr>
                  <w:i/>
                  <w:iCs/>
                </w:rPr>
                <w:t>jpg, jpeg, ti</w:t>
              </w:r>
              <w:r>
                <w:rPr>
                  <w:i/>
                  <w:iCs/>
                </w:rPr>
                <w:t>f</w:t>
              </w:r>
              <w:r w:rsidRPr="004C0148">
                <w:rPr>
                  <w:i/>
                  <w:iCs/>
                </w:rPr>
                <w:t>f</w:t>
              </w:r>
            </w:ins>
            <w:ins w:id="169" w:author="Pawel KAMINSKI" w:date="2024-06-03T15:51:00Z">
              <w:r w:rsidR="005C64AA">
                <w:rPr>
                  <w:i/>
                  <w:iCs/>
                </w:rPr>
                <w:t>,</w:t>
              </w:r>
            </w:ins>
            <w:ins w:id="170" w:author="Pawel KAMINSKI" w:date="2024-06-03T15:49:00Z">
              <w:r w:rsidRPr="004C0148">
                <w:rPr>
                  <w:i/>
                  <w:iCs/>
                </w:rPr>
                <w:t xml:space="preserve"> </w:t>
              </w:r>
              <w:proofErr w:type="spellStart"/>
              <w:r w:rsidRPr="004C0148">
                <w:rPr>
                  <w:i/>
                  <w:iCs/>
                </w:rPr>
                <w:t>png</w:t>
              </w:r>
              <w:proofErr w:type="spellEnd"/>
            </w:ins>
          </w:p>
        </w:tc>
      </w:tr>
      <w:tr w:rsidR="00AD6A6B" w:rsidRPr="004C0148" w14:paraId="6E26927E" w14:textId="77777777" w:rsidTr="00515FFF">
        <w:trPr>
          <w:ins w:id="171" w:author="Pawel KAMINSKI" w:date="2024-06-03T15:49:00Z"/>
        </w:trPr>
        <w:tc>
          <w:tcPr>
            <w:tcW w:w="4675" w:type="dxa"/>
          </w:tcPr>
          <w:p w14:paraId="4BD2A340" w14:textId="77777777" w:rsidR="00AD6A6B" w:rsidRPr="00BE25DF" w:rsidRDefault="00AD6A6B" w:rsidP="00515FFF">
            <w:pPr>
              <w:pStyle w:val="BodyText"/>
              <w:rPr>
                <w:ins w:id="172" w:author="Pawel KAMINSKI" w:date="2024-06-03T15:49:00Z"/>
              </w:rPr>
            </w:pPr>
            <w:ins w:id="173" w:author="Pawel KAMINSKI" w:date="2024-06-03T15:49:00Z">
              <w:r w:rsidRPr="00BE25DF">
                <w:t>Video</w:t>
              </w:r>
            </w:ins>
          </w:p>
        </w:tc>
        <w:tc>
          <w:tcPr>
            <w:tcW w:w="4675" w:type="dxa"/>
          </w:tcPr>
          <w:p w14:paraId="6ACDA457" w14:textId="404ECDE8" w:rsidR="00AD6A6B" w:rsidRPr="00BE25DF" w:rsidRDefault="005C64AA" w:rsidP="00515FFF">
            <w:pPr>
              <w:pStyle w:val="BodyText"/>
              <w:rPr>
                <w:ins w:id="174" w:author="Pawel KAMINSKI" w:date="2024-06-03T15:49:00Z"/>
                <w:i/>
                <w:iCs/>
              </w:rPr>
            </w:pPr>
            <w:ins w:id="175" w:author="Pawel KAMINSKI" w:date="2024-06-03T15:51:00Z">
              <w:r w:rsidRPr="00BE25DF">
                <w:rPr>
                  <w:i/>
                  <w:iCs/>
                </w:rPr>
                <w:t>mp4</w:t>
              </w:r>
            </w:ins>
          </w:p>
        </w:tc>
      </w:tr>
      <w:tr w:rsidR="00AD6A6B" w:rsidRPr="004C0148" w14:paraId="7BD499E5" w14:textId="77777777" w:rsidTr="00515FFF">
        <w:trPr>
          <w:ins w:id="176" w:author="Pawel KAMINSKI" w:date="2024-06-03T15:49:00Z"/>
        </w:trPr>
        <w:tc>
          <w:tcPr>
            <w:tcW w:w="4675" w:type="dxa"/>
          </w:tcPr>
          <w:p w14:paraId="58CED366" w14:textId="0F202111" w:rsidR="00AD6A6B" w:rsidRDefault="005C64AA" w:rsidP="00515FFF">
            <w:pPr>
              <w:pStyle w:val="BodyText"/>
              <w:rPr>
                <w:ins w:id="177" w:author="Pawel KAMINSKI" w:date="2024-06-03T15:49:00Z"/>
              </w:rPr>
            </w:pPr>
            <w:ins w:id="178" w:author="Pawel KAMINSKI" w:date="2024-06-03T15:51:00Z">
              <w:r>
                <w:t>Interactive e</w:t>
              </w:r>
            </w:ins>
            <w:ins w:id="179" w:author="Pawel KAMINSKI" w:date="2024-06-03T15:49:00Z">
              <w:r w:rsidR="00AD6A6B">
                <w:t>lements</w:t>
              </w:r>
            </w:ins>
            <w:ins w:id="180" w:author="Pawel KAMINSKI" w:date="2024-06-03T15:51:00Z">
              <w:r>
                <w:t xml:space="preserve"> for the digital version</w:t>
              </w:r>
            </w:ins>
          </w:p>
        </w:tc>
        <w:tc>
          <w:tcPr>
            <w:tcW w:w="4675" w:type="dxa"/>
          </w:tcPr>
          <w:p w14:paraId="1190D1FD" w14:textId="3169611E" w:rsidR="00AD6A6B" w:rsidRPr="004C0148" w:rsidRDefault="005C64AA" w:rsidP="00515FFF">
            <w:pPr>
              <w:pStyle w:val="BodyText"/>
              <w:rPr>
                <w:ins w:id="181" w:author="Pawel KAMINSKI" w:date="2024-06-03T15:49:00Z"/>
                <w:i/>
                <w:iCs/>
              </w:rPr>
            </w:pPr>
            <w:ins w:id="182" w:author="Pawel KAMINSKI" w:date="2024-06-03T15:52:00Z">
              <w:r>
                <w:rPr>
                  <w:i/>
                  <w:iCs/>
                </w:rPr>
                <w:t>h</w:t>
              </w:r>
            </w:ins>
            <w:ins w:id="183" w:author="Pawel KAMINSKI" w:date="2024-06-03T15:49:00Z">
              <w:r w:rsidR="00AD6A6B">
                <w:rPr>
                  <w:i/>
                  <w:iCs/>
                </w:rPr>
                <w:t>tml</w:t>
              </w:r>
            </w:ins>
          </w:p>
        </w:tc>
      </w:tr>
    </w:tbl>
    <w:p w14:paraId="6C568216" w14:textId="77777777" w:rsidR="00AD6A6B" w:rsidRDefault="00AD6A6B" w:rsidP="007F40ED">
      <w:pPr>
        <w:pStyle w:val="BodyText"/>
        <w:rPr>
          <w:ins w:id="184" w:author="Pawel KAMINSKI" w:date="2024-06-03T15:52:00Z"/>
        </w:rPr>
      </w:pPr>
    </w:p>
    <w:p w14:paraId="69244DE3" w14:textId="5DDAFA97" w:rsidR="005C64AA" w:rsidRDefault="005C64AA" w:rsidP="007F40ED">
      <w:pPr>
        <w:pStyle w:val="BodyText"/>
        <w:rPr>
          <w:ins w:id="185" w:author="Pawel KAMINSKI" w:date="2024-06-03T15:49:00Z"/>
        </w:rPr>
      </w:pPr>
      <w:ins w:id="186" w:author="Pawel KAMINSKI" w:date="2024-06-03T15:52:00Z">
        <w:r>
          <w:t xml:space="preserve">The `.html` files included in the `.docx` files can </w:t>
        </w:r>
      </w:ins>
      <w:ins w:id="187" w:author="Pawel KAMINSKI" w:date="2024-06-03T15:53:00Z">
        <w:r w:rsidR="00905C88">
          <w:t>contain references to other files in the `assets` directory, for example `.</w:t>
        </w:r>
        <w:proofErr w:type="spellStart"/>
        <w:r w:rsidR="00905C88">
          <w:t>js</w:t>
        </w:r>
        <w:proofErr w:type="spellEnd"/>
        <w:r w:rsidR="00905C88">
          <w:t>` or `.</w:t>
        </w:r>
        <w:proofErr w:type="spellStart"/>
        <w:r w:rsidR="00905C88">
          <w:t>css</w:t>
        </w:r>
        <w:proofErr w:type="spellEnd"/>
        <w:r w:rsidR="00905C88">
          <w:t>`.</w:t>
        </w:r>
      </w:ins>
    </w:p>
    <w:p w14:paraId="48AE84D4" w14:textId="77777777" w:rsidR="00AD6A6B" w:rsidRDefault="00AD6A6B" w:rsidP="007F40ED">
      <w:pPr>
        <w:pStyle w:val="BodyText"/>
      </w:pPr>
    </w:p>
    <w:p w14:paraId="242EDA9A" w14:textId="4DE82A9D" w:rsidR="00C923F9" w:rsidRDefault="00C923F9" w:rsidP="00C923F9">
      <w:pPr>
        <w:pStyle w:val="Heading2"/>
      </w:pPr>
      <w:r>
        <w:t xml:space="preserve">Submission </w:t>
      </w:r>
      <w:del w:id="188" w:author="Pawel KAMINSKI" w:date="2024-06-03T12:41:00Z">
        <w:r w:rsidDel="00EB27BE">
          <w:delText>structure</w:delText>
        </w:r>
      </w:del>
      <w:ins w:id="189" w:author="Pawel KAMINSKI" w:date="2024-06-03T12:41:00Z">
        <w:r w:rsidR="00EB27BE">
          <w:t>Structure</w:t>
        </w:r>
      </w:ins>
    </w:p>
    <w:p w14:paraId="6C862C6A" w14:textId="7B0F7BAA" w:rsidR="00C923F9" w:rsidRDefault="00C923F9" w:rsidP="00C923F9">
      <w:pPr>
        <w:pStyle w:val="BodyText"/>
      </w:pPr>
      <w:r>
        <w:t xml:space="preserve">:::{tip} </w:t>
      </w:r>
      <w:r>
        <w:br/>
        <w:t xml:space="preserve">Submitting your book as a one file can result in unexpected behaviors. We recommend the </w:t>
      </w:r>
      <w:r>
        <w:lastRenderedPageBreak/>
        <w:t xml:space="preserve">authors to split the manuscript </w:t>
      </w:r>
      <w:r w:rsidR="7FA24A6A">
        <w:t>into</w:t>
      </w:r>
      <w:r>
        <w:t xml:space="preserve"> logical parts that reflect </w:t>
      </w:r>
      <w:r w:rsidR="4121DB9B">
        <w:t>an internal</w:t>
      </w:r>
      <w:r>
        <w:t xml:space="preserve"> structure of a book. For example, each chapter can be its own file.</w:t>
      </w:r>
      <w:r>
        <w:br/>
        <w:t>:::</w:t>
      </w:r>
    </w:p>
    <w:p w14:paraId="78D70C02" w14:textId="798199D2" w:rsidR="00C923F9" w:rsidRDefault="00EE22E3" w:rsidP="007F40ED">
      <w:pPr>
        <w:pStyle w:val="BodyText"/>
      </w:pPr>
      <w:r>
        <w:t xml:space="preserve">As an author, you are required to upload a </w:t>
      </w:r>
      <w:commentRangeStart w:id="190"/>
      <w:commentRangeStart w:id="191"/>
      <w:r>
        <w:t>package</w:t>
      </w:r>
      <w:commentRangeEnd w:id="190"/>
      <w:r>
        <w:rPr>
          <w:rStyle w:val="CommentReference"/>
        </w:rPr>
        <w:commentReference w:id="190"/>
      </w:r>
      <w:commentRangeEnd w:id="191"/>
      <w:r>
        <w:rPr>
          <w:rStyle w:val="CommentReference"/>
        </w:rPr>
        <w:commentReference w:id="191"/>
      </w:r>
      <w:r>
        <w:t xml:space="preserve"> of a following structure:</w:t>
      </w:r>
    </w:p>
    <w:p w14:paraId="4E505EE4"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F705E6">
        <w:rPr>
          <w:rStyle w:val="HTMLCode"/>
          <w:color w:val="737373"/>
          <w:sz w:val="17"/>
          <w:szCs w:val="17"/>
          <w:shd w:val="clear" w:color="auto" w:fill="FFFFFF"/>
        </w:rPr>
        <w:t>:::{code}</w:t>
      </w:r>
    </w:p>
    <w:p w14:paraId="7C551F93"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w:t>
      </w:r>
    </w:p>
    <w:p w14:paraId="68A946EE" w14:textId="080175C6" w:rsidR="006B1107" w:rsidDel="00351182"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del w:id="192" w:author="Pawel KAMINSKI" w:date="2024-06-17T11:15:00Z"/>
          <w:rStyle w:val="HTMLCode"/>
          <w:color w:val="737373"/>
          <w:sz w:val="17"/>
          <w:szCs w:val="17"/>
          <w:shd w:val="clear" w:color="auto" w:fill="FFFFFF"/>
        </w:rPr>
      </w:pPr>
      <w:del w:id="193" w:author="Pawel KAMINSKI" w:date="2024-06-17T11:15:00Z">
        <w:r w:rsidDel="00351182">
          <w:rPr>
            <w:rStyle w:val="HTMLCode"/>
            <w:color w:val="737373"/>
            <w:sz w:val="17"/>
            <w:szCs w:val="17"/>
            <w:shd w:val="clear" w:color="auto" w:fill="FFFFFF"/>
          </w:rPr>
          <w:delText>├── _settings</w:delText>
        </w:r>
        <w:r w:rsidDel="00351182">
          <w:rPr>
            <w:rStyle w:val="hljs-selector-class"/>
            <w:color w:val="007700"/>
            <w:sz w:val="17"/>
            <w:szCs w:val="17"/>
            <w:shd w:val="clear" w:color="auto" w:fill="FFFFFF"/>
          </w:rPr>
          <w:delText>.html</w:delText>
        </w:r>
      </w:del>
    </w:p>
    <w:p w14:paraId="41131478"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01_part_of_book</w:t>
      </w:r>
      <w:r>
        <w:rPr>
          <w:rStyle w:val="hljs-selector-class"/>
          <w:color w:val="007700"/>
          <w:sz w:val="17"/>
          <w:szCs w:val="17"/>
          <w:shd w:val="clear" w:color="auto" w:fill="FFFFFF"/>
        </w:rPr>
        <w:t>.docx</w:t>
      </w:r>
    </w:p>
    <w:p w14:paraId="14050AAD"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02_part_of_book</w:t>
      </w:r>
      <w:r>
        <w:rPr>
          <w:rStyle w:val="hljs-selector-class"/>
          <w:color w:val="007700"/>
          <w:sz w:val="17"/>
          <w:szCs w:val="17"/>
          <w:shd w:val="clear" w:color="auto" w:fill="FFFFFF"/>
        </w:rPr>
        <w:t>.docx</w:t>
      </w:r>
    </w:p>
    <w:p w14:paraId="2077427A"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03_part_of_book</w:t>
      </w:r>
      <w:r>
        <w:rPr>
          <w:rStyle w:val="hljs-selector-class"/>
          <w:color w:val="007700"/>
          <w:sz w:val="17"/>
          <w:szCs w:val="17"/>
          <w:shd w:val="clear" w:color="auto" w:fill="FFFFFF"/>
        </w:rPr>
        <w:t>.docx</w:t>
      </w:r>
    </w:p>
    <w:p w14:paraId="1A3DFB91" w14:textId="01B4885D" w:rsidR="006B1107" w:rsidRDefault="00F22DBB"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w:t>
      </w:r>
      <w:r w:rsidR="006B1107">
        <w:rPr>
          <w:rStyle w:val="HTMLCode"/>
          <w:color w:val="737373"/>
          <w:sz w:val="17"/>
          <w:szCs w:val="17"/>
          <w:shd w:val="clear" w:color="auto" w:fill="FFFFFF"/>
        </w:rPr>
        <w:t>── assets/</w:t>
      </w:r>
    </w:p>
    <w:p w14:paraId="56E8BAD2" w14:textId="29A169F0" w:rsidR="006B1107" w:rsidRDefault="00F22DBB"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xml:space="preserve"> </w:t>
      </w:r>
      <w:r w:rsidR="006B1107">
        <w:rPr>
          <w:rStyle w:val="HTMLCode"/>
          <w:color w:val="737373"/>
          <w:sz w:val="17"/>
          <w:szCs w:val="17"/>
          <w:shd w:val="clear" w:color="auto" w:fill="FFFFFF"/>
        </w:rPr>
        <w:t xml:space="preserve">   ├── img-filename</w:t>
      </w:r>
      <w:r w:rsidR="006B1107">
        <w:rPr>
          <w:rStyle w:val="hljs-selector-class"/>
          <w:color w:val="007700"/>
          <w:sz w:val="17"/>
          <w:szCs w:val="17"/>
          <w:shd w:val="clear" w:color="auto" w:fill="FFFFFF"/>
        </w:rPr>
        <w:t>.jpg</w:t>
      </w:r>
    </w:p>
    <w:p w14:paraId="66828832" w14:textId="0E9E4E65"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xml:space="preserve"> </w:t>
      </w:r>
      <w:r w:rsidR="00F22DBB">
        <w:rPr>
          <w:rStyle w:val="HTMLCode"/>
          <w:color w:val="737373"/>
          <w:sz w:val="17"/>
          <w:szCs w:val="17"/>
          <w:shd w:val="clear" w:color="auto" w:fill="FFFFFF"/>
        </w:rPr>
        <w:t xml:space="preserve"> </w:t>
      </w:r>
      <w:r>
        <w:rPr>
          <w:rStyle w:val="HTMLCode"/>
          <w:color w:val="737373"/>
          <w:sz w:val="17"/>
          <w:szCs w:val="17"/>
          <w:shd w:val="clear" w:color="auto" w:fill="FFFFFF"/>
        </w:rPr>
        <w:t xml:space="preserve">  </w:t>
      </w:r>
      <w:r w:rsidR="00B8369A">
        <w:rPr>
          <w:rStyle w:val="HTMLCode"/>
          <w:color w:val="737373"/>
          <w:sz w:val="17"/>
          <w:szCs w:val="17"/>
          <w:shd w:val="clear" w:color="auto" w:fill="FFFFFF"/>
        </w:rPr>
        <w:t>├</w:t>
      </w:r>
      <w:r>
        <w:rPr>
          <w:rStyle w:val="HTMLCode"/>
          <w:color w:val="737373"/>
          <w:sz w:val="17"/>
          <w:szCs w:val="17"/>
          <w:shd w:val="clear" w:color="auto" w:fill="FFFFFF"/>
        </w:rPr>
        <w:t xml:space="preserve">── </w:t>
      </w:r>
      <w:r w:rsidRPr="004D0397">
        <w:rPr>
          <w:rStyle w:val="hljs-selector-tag"/>
          <w:color w:val="009999"/>
          <w:sz w:val="17"/>
          <w:szCs w:val="17"/>
          <w:shd w:val="clear" w:color="auto" w:fill="FFFFFF"/>
        </w:rPr>
        <w:t>video</w:t>
      </w:r>
      <w:r>
        <w:rPr>
          <w:rStyle w:val="HTMLCode"/>
          <w:color w:val="737373"/>
          <w:sz w:val="17"/>
          <w:szCs w:val="17"/>
          <w:shd w:val="clear" w:color="auto" w:fill="FFFFFF"/>
        </w:rPr>
        <w:t>-filename</w:t>
      </w:r>
      <w:r>
        <w:rPr>
          <w:rStyle w:val="hljs-selector-class"/>
          <w:color w:val="007700"/>
          <w:sz w:val="17"/>
          <w:szCs w:val="17"/>
          <w:shd w:val="clear" w:color="auto" w:fill="FFFFFF"/>
        </w:rPr>
        <w:t>.mp4</w:t>
      </w:r>
    </w:p>
    <w:p w14:paraId="4CA472A9"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ljs-selector-class"/>
          <w:color w:val="007700"/>
          <w:sz w:val="17"/>
          <w:szCs w:val="17"/>
          <w:shd w:val="clear" w:color="auto" w:fill="FFFFFF"/>
        </w:rPr>
      </w:pPr>
      <w:r>
        <w:rPr>
          <w:rStyle w:val="HTMLCode"/>
          <w:color w:val="737373"/>
          <w:sz w:val="17"/>
          <w:szCs w:val="17"/>
          <w:shd w:val="clear" w:color="auto" w:fill="FFFFFF"/>
        </w:rPr>
        <w:t xml:space="preserve">    └── data-filename</w:t>
      </w:r>
      <w:r>
        <w:rPr>
          <w:rStyle w:val="hljs-selector-class"/>
          <w:color w:val="007700"/>
          <w:sz w:val="17"/>
          <w:szCs w:val="17"/>
          <w:shd w:val="clear" w:color="auto" w:fill="FFFFFF"/>
        </w:rPr>
        <w:t>.csv</w:t>
      </w:r>
    </w:p>
    <w:p w14:paraId="5BCF950F"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color w:val="737373"/>
          <w:sz w:val="17"/>
          <w:szCs w:val="17"/>
        </w:rPr>
      </w:pPr>
      <w:r>
        <w:rPr>
          <w:rStyle w:val="hljs-selector-class"/>
          <w:color w:val="007700"/>
          <w:sz w:val="17"/>
          <w:szCs w:val="17"/>
          <w:shd w:val="clear" w:color="auto" w:fill="FFFFFF"/>
        </w:rPr>
        <w:t>:::</w:t>
      </w:r>
    </w:p>
    <w:p w14:paraId="65D6BC39" w14:textId="77777777" w:rsidR="004A5163" w:rsidRDefault="00B665B7" w:rsidP="005C62AE">
      <w:pPr>
        <w:pStyle w:val="BodyText"/>
        <w:jc w:val="both"/>
      </w:pPr>
      <w:r>
        <w:t>Note that every submission must have</w:t>
      </w:r>
      <w:r w:rsidR="004A5163">
        <w:t>:</w:t>
      </w:r>
    </w:p>
    <w:p w14:paraId="020CEAC8" w14:textId="5D95198C" w:rsidR="004A5163" w:rsidDel="00351182" w:rsidRDefault="00B665B7" w:rsidP="005C62AE">
      <w:pPr>
        <w:pStyle w:val="BodyText"/>
        <w:numPr>
          <w:ilvl w:val="0"/>
          <w:numId w:val="37"/>
        </w:numPr>
        <w:jc w:val="both"/>
        <w:rPr>
          <w:del w:id="194" w:author="Pawel KAMINSKI" w:date="2024-06-17T11:15:00Z"/>
        </w:rPr>
      </w:pPr>
      <w:del w:id="195" w:author="Pawel KAMINSKI" w:date="2024-06-17T11:15:00Z">
        <w:r w:rsidDel="00351182">
          <w:delText xml:space="preserve">a </w:delText>
        </w:r>
        <w:r w:rsidR="00BD4618" w:rsidDel="00351182">
          <w:delText>`</w:delText>
        </w:r>
        <w:r w:rsidRPr="004F0E74" w:rsidDel="00351182">
          <w:delText>_settings.html</w:delText>
        </w:r>
        <w:r w:rsidR="00BD4618" w:rsidRPr="004F0E74" w:rsidDel="00351182">
          <w:delText>`</w:delText>
        </w:r>
        <w:r w:rsidDel="00351182">
          <w:delText xml:space="preserve"> file</w:delText>
        </w:r>
        <w:r w:rsidR="00AF7E32" w:rsidDel="00351182">
          <w:delText>,</w:delText>
        </w:r>
      </w:del>
    </w:p>
    <w:p w14:paraId="2214F560" w14:textId="77777777" w:rsidR="004A5163" w:rsidRDefault="00AF7E32" w:rsidP="005C62AE">
      <w:pPr>
        <w:pStyle w:val="BodyText"/>
        <w:numPr>
          <w:ilvl w:val="0"/>
          <w:numId w:val="37"/>
        </w:numPr>
        <w:jc w:val="both"/>
      </w:pPr>
      <w:r>
        <w:t xml:space="preserve">parts of the book written in </w:t>
      </w:r>
      <w:r w:rsidR="00A62854">
        <w:t>`.docx` or `.</w:t>
      </w:r>
      <w:proofErr w:type="spellStart"/>
      <w:r w:rsidR="00A62854">
        <w:t>ipynb</w:t>
      </w:r>
      <w:proofErr w:type="spellEnd"/>
      <w:r w:rsidR="00A62854">
        <w:t>` format and</w:t>
      </w:r>
    </w:p>
    <w:p w14:paraId="40BA809A" w14:textId="54DB2789" w:rsidR="00B665B7" w:rsidRDefault="00A62854" w:rsidP="005C62AE">
      <w:pPr>
        <w:pStyle w:val="BodyText"/>
        <w:numPr>
          <w:ilvl w:val="0"/>
          <w:numId w:val="37"/>
        </w:numPr>
        <w:jc w:val="both"/>
      </w:pPr>
      <w:r>
        <w:t xml:space="preserve">all the objects </w:t>
      </w:r>
      <w:r w:rsidR="009D686D">
        <w:t xml:space="preserve">(images, videos, files with data) </w:t>
      </w:r>
      <w:r w:rsidR="004F0E74">
        <w:t>used in the manuscript in a separate folder called `assets`.</w:t>
      </w:r>
    </w:p>
    <w:p w14:paraId="45964E38" w14:textId="2F6454C8" w:rsidR="006B1107" w:rsidRDefault="009D686D" w:rsidP="005C62AE">
      <w:pPr>
        <w:pStyle w:val="BodyText"/>
        <w:jc w:val="both"/>
      </w:pPr>
      <w:r>
        <w:t>Note that y</w:t>
      </w:r>
      <w:r w:rsidR="00B665B7">
        <w:t>ou have some flexibility when it comes to nesting files</w:t>
      </w:r>
      <w:r>
        <w:t xml:space="preserve"> in the `assets` folder.</w:t>
      </w:r>
      <w:r w:rsidR="00E87508">
        <w:t xml:space="preserve"> For example, </w:t>
      </w:r>
      <w:r w:rsidR="004200A4">
        <w:t>when writing a long</w:t>
      </w:r>
      <w:r w:rsidR="00E87508">
        <w:t xml:space="preserve"> </w:t>
      </w:r>
      <w:r w:rsidR="6361BD1A">
        <w:t>book,</w:t>
      </w:r>
      <w:r w:rsidR="00E87508">
        <w:t xml:space="preserve"> it is recommended to </w:t>
      </w:r>
      <w:r w:rsidR="008D436A">
        <w:t>divide</w:t>
      </w:r>
      <w:r w:rsidR="00384EE3">
        <w:t xml:space="preserve"> objects </w:t>
      </w:r>
      <w:r w:rsidR="008D436A">
        <w:t xml:space="preserve">by chapters in which they were </w:t>
      </w:r>
      <w:r w:rsidR="004200A4">
        <w:t>referenced</w:t>
      </w:r>
      <w:r w:rsidR="008D436A">
        <w:t>.</w:t>
      </w:r>
    </w:p>
    <w:p w14:paraId="58E8200B" w14:textId="77777777" w:rsidR="00B8369A"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F705E6">
        <w:rPr>
          <w:rStyle w:val="HTMLCode"/>
          <w:color w:val="737373"/>
          <w:sz w:val="17"/>
          <w:szCs w:val="17"/>
          <w:shd w:val="clear" w:color="auto" w:fill="FFFFFF"/>
        </w:rPr>
        <w:t>:::{code}</w:t>
      </w:r>
    </w:p>
    <w:p w14:paraId="5C2239E9" w14:textId="77777777" w:rsidR="00B8369A"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w:t>
      </w:r>
    </w:p>
    <w:p w14:paraId="28147969" w14:textId="1E551766" w:rsidR="00B8369A" w:rsidDel="00351182"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del w:id="196" w:author="Pawel KAMINSKI" w:date="2024-06-17T11:15:00Z"/>
          <w:rStyle w:val="HTMLCode"/>
          <w:color w:val="737373"/>
          <w:sz w:val="17"/>
          <w:szCs w:val="17"/>
          <w:shd w:val="clear" w:color="auto" w:fill="FFFFFF"/>
        </w:rPr>
      </w:pPr>
      <w:del w:id="197" w:author="Pawel KAMINSKI" w:date="2024-06-17T11:15:00Z">
        <w:r w:rsidDel="00351182">
          <w:rPr>
            <w:rStyle w:val="HTMLCode"/>
            <w:color w:val="737373"/>
            <w:sz w:val="17"/>
            <w:szCs w:val="17"/>
            <w:shd w:val="clear" w:color="auto" w:fill="FFFFFF"/>
          </w:rPr>
          <w:delText>├── _settings</w:delText>
        </w:r>
        <w:r w:rsidRPr="00263A51" w:rsidDel="00351182">
          <w:rPr>
            <w:rStyle w:val="HTMLCode"/>
            <w:color w:val="737373"/>
            <w:sz w:val="17"/>
            <w:szCs w:val="17"/>
          </w:rPr>
          <w:delText>.html</w:delText>
        </w:r>
      </w:del>
    </w:p>
    <w:p w14:paraId="34827BD9" w14:textId="5B7EC9C8" w:rsidR="00B8369A"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01_</w:t>
      </w:r>
      <w:r w:rsidR="008D436A">
        <w:rPr>
          <w:rStyle w:val="HTMLCode"/>
          <w:color w:val="737373"/>
          <w:sz w:val="17"/>
          <w:szCs w:val="17"/>
          <w:shd w:val="clear" w:color="auto" w:fill="FFFFFF"/>
        </w:rPr>
        <w:t>chapter_</w:t>
      </w:r>
      <w:del w:id="198" w:author="Pawel KAMINSKI" w:date="2024-12-31T00:16:00Z">
        <w:r w:rsidR="008D436A" w:rsidDel="009D1EC8">
          <w:rPr>
            <w:rStyle w:val="HTMLCode"/>
            <w:color w:val="737373"/>
            <w:sz w:val="17"/>
            <w:szCs w:val="17"/>
            <w:shd w:val="clear" w:color="auto" w:fill="FFFFFF"/>
          </w:rPr>
          <w:delText>1</w:delText>
        </w:r>
      </w:del>
      <w:ins w:id="199" w:author="Pawel KAMINSKI" w:date="2024-12-31T00:16:00Z">
        <w:r w:rsidR="009D1EC8">
          <w:rPr>
            <w:rStyle w:val="HTMLCode"/>
            <w:color w:val="737373"/>
            <w:sz w:val="17"/>
            <w:szCs w:val="17"/>
            <w:shd w:val="clear" w:color="auto" w:fill="FFFFFF"/>
          </w:rPr>
          <w:t>one</w:t>
        </w:r>
      </w:ins>
      <w:r w:rsidRPr="00263A51">
        <w:rPr>
          <w:rStyle w:val="HTMLCode"/>
          <w:color w:val="737373"/>
          <w:sz w:val="17"/>
          <w:szCs w:val="17"/>
        </w:rPr>
        <w:t>.docx</w:t>
      </w:r>
    </w:p>
    <w:p w14:paraId="0CD61159" w14:textId="12410104" w:rsidR="00B8369A"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02_</w:t>
      </w:r>
      <w:r w:rsidR="008D436A">
        <w:rPr>
          <w:rStyle w:val="HTMLCode"/>
          <w:color w:val="737373"/>
          <w:sz w:val="17"/>
          <w:szCs w:val="17"/>
          <w:shd w:val="clear" w:color="auto" w:fill="FFFFFF"/>
        </w:rPr>
        <w:t>chapter_</w:t>
      </w:r>
      <w:ins w:id="200" w:author="Pawel KAMINSKI" w:date="2024-12-31T00:16:00Z">
        <w:r w:rsidR="009D1EC8">
          <w:rPr>
            <w:rStyle w:val="HTMLCode"/>
            <w:color w:val="737373"/>
            <w:sz w:val="17"/>
            <w:szCs w:val="17"/>
            <w:shd w:val="clear" w:color="auto" w:fill="FFFFFF"/>
          </w:rPr>
          <w:t>two</w:t>
        </w:r>
      </w:ins>
      <w:del w:id="201" w:author="Pawel KAMINSKI" w:date="2024-12-31T00:16:00Z">
        <w:r w:rsidR="008D436A" w:rsidDel="009D1EC8">
          <w:rPr>
            <w:rStyle w:val="HTMLCode"/>
            <w:color w:val="737373"/>
            <w:sz w:val="17"/>
            <w:szCs w:val="17"/>
            <w:shd w:val="clear" w:color="auto" w:fill="FFFFFF"/>
          </w:rPr>
          <w:delText>2</w:delText>
        </w:r>
      </w:del>
      <w:r w:rsidRPr="00263A51">
        <w:rPr>
          <w:rStyle w:val="HTMLCode"/>
          <w:color w:val="737373"/>
          <w:sz w:val="17"/>
          <w:szCs w:val="17"/>
        </w:rPr>
        <w:t>.docx</w:t>
      </w:r>
    </w:p>
    <w:p w14:paraId="1CCB8991" w14:textId="77777777" w:rsidR="00B8369A"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assets/</w:t>
      </w:r>
    </w:p>
    <w:p w14:paraId="4FD30E1C" w14:textId="4A5350EC" w:rsidR="00B9273E" w:rsidRPr="00B9273E"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chapter_1/</w:t>
      </w:r>
    </w:p>
    <w:p w14:paraId="6ED12887" w14:textId="6018708A" w:rsidR="00B9273E" w:rsidRPr="00B9273E"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 some-descriptive-name.png</w:t>
      </w:r>
    </w:p>
    <w:p w14:paraId="690CB382" w14:textId="24A2374D" w:rsidR="00B9273E" w:rsidRPr="00B9273E"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 some-descriptive-name.mp4</w:t>
      </w:r>
    </w:p>
    <w:p w14:paraId="274F74CB" w14:textId="7E303E4A" w:rsidR="00B9273E" w:rsidRPr="00B9273E"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chapter_2/</w:t>
      </w:r>
    </w:p>
    <w:p w14:paraId="2E405F2C" w14:textId="214A4885" w:rsidR="00B9273E" w:rsidRPr="00B9273E"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filename.tiff</w:t>
      </w:r>
    </w:p>
    <w:p w14:paraId="1F2F9C40" w14:textId="77777777" w:rsidR="00014DE4"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filename.mp3</w:t>
      </w:r>
    </w:p>
    <w:p w14:paraId="112AE59D" w14:textId="01045B4F" w:rsidR="00B8369A" w:rsidRDefault="00B8369A"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color w:val="737373"/>
          <w:sz w:val="17"/>
          <w:szCs w:val="17"/>
        </w:rPr>
      </w:pPr>
      <w:r>
        <w:rPr>
          <w:rStyle w:val="hljs-selector-class"/>
          <w:color w:val="007700"/>
          <w:sz w:val="17"/>
          <w:szCs w:val="17"/>
          <w:shd w:val="clear" w:color="auto" w:fill="FFFFFF"/>
        </w:rPr>
        <w:t>:::</w:t>
      </w:r>
    </w:p>
    <w:p w14:paraId="11BB9CC2" w14:textId="101D2DD3" w:rsidR="006B1107" w:rsidRDefault="00682324" w:rsidP="005C62AE">
      <w:pPr>
        <w:pStyle w:val="BodyText"/>
        <w:jc w:val="both"/>
      </w:pPr>
      <w:r>
        <w:t xml:space="preserve">You can also </w:t>
      </w:r>
      <w:r w:rsidR="04E55561">
        <w:t>put</w:t>
      </w:r>
      <w:r>
        <w:t xml:space="preserve"> files in </w:t>
      </w:r>
      <w:r w:rsidR="248E6621">
        <w:t xml:space="preserve">nested directories in </w:t>
      </w:r>
      <w:r>
        <w:t xml:space="preserve">the </w:t>
      </w:r>
      <w:r w:rsidR="00E83D25">
        <w:t>`</w:t>
      </w:r>
      <w:r>
        <w:t>assets</w:t>
      </w:r>
      <w:r w:rsidR="00E83D25">
        <w:t>`</w:t>
      </w:r>
      <w:r>
        <w:t xml:space="preserve"> folder</w:t>
      </w:r>
      <w:r w:rsidR="1371292F">
        <w:t xml:space="preserve">, as well as </w:t>
      </w:r>
      <w:r>
        <w:t xml:space="preserve">use your own naming convention. </w:t>
      </w:r>
    </w:p>
    <w:p w14:paraId="214C01AF" w14:textId="77777777" w:rsidR="00F705E6" w:rsidRDefault="00F705E6"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F705E6">
        <w:rPr>
          <w:rStyle w:val="HTMLCode"/>
          <w:color w:val="737373"/>
          <w:sz w:val="17"/>
          <w:szCs w:val="17"/>
          <w:shd w:val="clear" w:color="auto" w:fill="FFFFFF"/>
        </w:rPr>
        <w:t>:::{code}</w:t>
      </w:r>
    </w:p>
    <w:p w14:paraId="2722084B" w14:textId="6007AB85" w:rsidR="005A63E1" w:rsidRDefault="005A63E1"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lastRenderedPageBreak/>
        <w:t>.</w:t>
      </w:r>
    </w:p>
    <w:p w14:paraId="5FA4DB1E" w14:textId="4708591C" w:rsidR="005A63E1" w:rsidDel="00351182" w:rsidRDefault="005A63E1"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del w:id="202" w:author="Pawel KAMINSKI" w:date="2024-06-17T11:15:00Z"/>
          <w:rStyle w:val="HTMLCode"/>
          <w:color w:val="737373"/>
          <w:sz w:val="17"/>
          <w:szCs w:val="17"/>
          <w:shd w:val="clear" w:color="auto" w:fill="FFFFFF"/>
        </w:rPr>
      </w:pPr>
      <w:del w:id="203" w:author="Pawel KAMINSKI" w:date="2024-06-17T11:15:00Z">
        <w:r w:rsidDel="00351182">
          <w:rPr>
            <w:rStyle w:val="HTMLCode"/>
            <w:color w:val="737373"/>
            <w:sz w:val="17"/>
            <w:szCs w:val="17"/>
            <w:shd w:val="clear" w:color="auto" w:fill="FFFFFF"/>
          </w:rPr>
          <w:delText xml:space="preserve">├── </w:delText>
        </w:r>
        <w:r w:rsidR="00C41AAF" w:rsidDel="00351182">
          <w:rPr>
            <w:rStyle w:val="HTMLCode"/>
            <w:color w:val="737373"/>
            <w:sz w:val="17"/>
            <w:szCs w:val="17"/>
            <w:shd w:val="clear" w:color="auto" w:fill="FFFFFF"/>
          </w:rPr>
          <w:delText>_settings</w:delText>
        </w:r>
        <w:r w:rsidRPr="00263A51" w:rsidDel="00351182">
          <w:rPr>
            <w:rStyle w:val="HTMLCode"/>
            <w:color w:val="737373"/>
            <w:sz w:val="17"/>
            <w:szCs w:val="17"/>
          </w:rPr>
          <w:delText>.</w:delText>
        </w:r>
        <w:r w:rsidR="00C40AB6" w:rsidRPr="00263A51" w:rsidDel="00351182">
          <w:rPr>
            <w:rStyle w:val="HTMLCode"/>
            <w:color w:val="737373"/>
            <w:sz w:val="17"/>
            <w:szCs w:val="17"/>
          </w:rPr>
          <w:delText>html</w:delText>
        </w:r>
      </w:del>
    </w:p>
    <w:p w14:paraId="3A1787A1" w14:textId="291E3955" w:rsidR="005A63E1" w:rsidRDefault="005A63E1"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xml:space="preserve">├── </w:t>
      </w:r>
      <w:r w:rsidR="00C40AB6">
        <w:rPr>
          <w:rStyle w:val="HTMLCode"/>
          <w:color w:val="737373"/>
          <w:sz w:val="17"/>
          <w:szCs w:val="17"/>
          <w:shd w:val="clear" w:color="auto" w:fill="FFFFFF"/>
        </w:rPr>
        <w:t>01_</w:t>
      </w:r>
      <w:r w:rsidR="000559D1" w:rsidRPr="00263A51">
        <w:rPr>
          <w:rStyle w:val="HTMLCode"/>
          <w:color w:val="737373"/>
          <w:sz w:val="17"/>
          <w:szCs w:val="17"/>
        </w:rPr>
        <w:t>name-of-the-chapter</w:t>
      </w:r>
      <w:r w:rsidRPr="00263A51">
        <w:rPr>
          <w:rStyle w:val="HTMLCode"/>
          <w:color w:val="737373"/>
          <w:sz w:val="17"/>
          <w:szCs w:val="17"/>
        </w:rPr>
        <w:t>.</w:t>
      </w:r>
      <w:r w:rsidR="00C40AB6" w:rsidRPr="00263A51">
        <w:rPr>
          <w:rStyle w:val="HTMLCode"/>
          <w:color w:val="737373"/>
          <w:sz w:val="17"/>
          <w:szCs w:val="17"/>
        </w:rPr>
        <w:t>docx</w:t>
      </w:r>
    </w:p>
    <w:p w14:paraId="33BB05B4" w14:textId="670C75ED" w:rsidR="005A63E1" w:rsidRDefault="005A63E1"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xml:space="preserve">├── </w:t>
      </w:r>
      <w:r w:rsidR="00C40AB6">
        <w:rPr>
          <w:rStyle w:val="HTMLCode"/>
          <w:color w:val="737373"/>
          <w:sz w:val="17"/>
          <w:szCs w:val="17"/>
          <w:shd w:val="clear" w:color="auto" w:fill="FFFFFF"/>
        </w:rPr>
        <w:t>02_</w:t>
      </w:r>
      <w:r w:rsidR="000559D1" w:rsidRPr="00263A51">
        <w:rPr>
          <w:rStyle w:val="HTMLCode"/>
          <w:color w:val="737373"/>
          <w:sz w:val="17"/>
          <w:szCs w:val="17"/>
        </w:rPr>
        <w:t>chapter-name</w:t>
      </w:r>
      <w:r w:rsidRPr="00263A51">
        <w:rPr>
          <w:rStyle w:val="HTMLCode"/>
          <w:color w:val="737373"/>
          <w:sz w:val="17"/>
          <w:szCs w:val="17"/>
        </w:rPr>
        <w:t>.</w:t>
      </w:r>
      <w:r w:rsidR="00C40AB6" w:rsidRPr="00263A51">
        <w:rPr>
          <w:rStyle w:val="HTMLCode"/>
          <w:color w:val="737373"/>
          <w:sz w:val="17"/>
          <w:szCs w:val="17"/>
        </w:rPr>
        <w:t>docx</w:t>
      </w:r>
    </w:p>
    <w:p w14:paraId="34CE3D47" w14:textId="77777777" w:rsidR="00263A51" w:rsidRDefault="00965150"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965150">
        <w:rPr>
          <w:rStyle w:val="HTMLCode"/>
          <w:color w:val="737373"/>
          <w:sz w:val="17"/>
          <w:szCs w:val="17"/>
          <w:shd w:val="clear" w:color="auto" w:fill="FFFFFF"/>
        </w:rPr>
        <w:t>└── assets/</w:t>
      </w:r>
    </w:p>
    <w:p w14:paraId="004D1E83"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videos/</w:t>
      </w:r>
    </w:p>
    <w:p w14:paraId="29983A51"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 vid</w:t>
      </w:r>
      <w:del w:id="204" w:author="Pawel KAMINSKI" w:date="2024-12-31T00:15:00Z">
        <w:r w:rsidRPr="00263A51" w:rsidDel="00955EAD">
          <w:rPr>
            <w:rStyle w:val="HTMLCode"/>
            <w:color w:val="737373"/>
            <w:sz w:val="17"/>
            <w:szCs w:val="17"/>
          </w:rPr>
          <w:delText>1</w:delText>
        </w:r>
      </w:del>
      <w:r w:rsidRPr="00263A51">
        <w:rPr>
          <w:rStyle w:val="HTMLCode"/>
          <w:color w:val="737373"/>
          <w:sz w:val="17"/>
          <w:szCs w:val="17"/>
        </w:rPr>
        <w:t>.mp4</w:t>
      </w:r>
    </w:p>
    <w:p w14:paraId="50020E24"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images/</w:t>
      </w:r>
    </w:p>
    <w:p w14:paraId="79E565B3"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01_name-of-the-chapter/</w:t>
      </w:r>
    </w:p>
    <w:p w14:paraId="707B7012"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 01-01_section-name/</w:t>
      </w:r>
    </w:p>
    <w:p w14:paraId="4A87600B"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 img_a.png</w:t>
      </w:r>
    </w:p>
    <w:p w14:paraId="467C696D"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02_chapter-name/</w:t>
      </w:r>
    </w:p>
    <w:p w14:paraId="7295129F"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img_b.jpg</w:t>
      </w:r>
    </w:p>
    <w:p w14:paraId="1794EBEC" w14:textId="2BFF0CA6" w:rsidR="00F705E6" w:rsidRDefault="00F705E6"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color w:val="737373"/>
          <w:sz w:val="17"/>
          <w:szCs w:val="17"/>
        </w:rPr>
      </w:pPr>
      <w:r>
        <w:rPr>
          <w:rStyle w:val="hljs-selector-class"/>
          <w:color w:val="007700"/>
          <w:sz w:val="17"/>
          <w:szCs w:val="17"/>
          <w:shd w:val="clear" w:color="auto" w:fill="FFFFFF"/>
        </w:rPr>
        <w:t>:::</w:t>
      </w:r>
    </w:p>
    <w:p w14:paraId="39D18B1A" w14:textId="41CE4EA2" w:rsidR="00EE22E3" w:rsidRDefault="002B1CC4" w:rsidP="005C62AE">
      <w:pPr>
        <w:pStyle w:val="BodyText"/>
        <w:jc w:val="both"/>
        <w:rPr>
          <w:ins w:id="205" w:author="Deutsch, Verena" w:date="2024-04-16T16:34:00Z"/>
        </w:rPr>
      </w:pPr>
      <w:r>
        <w:t>We recommend that you apply your naming convention consistently across the whole book.</w:t>
      </w:r>
      <w:r w:rsidR="0024609D">
        <w:t xml:space="preserve"> </w:t>
      </w:r>
      <w:commentRangeStart w:id="206"/>
      <w:commentRangeStart w:id="207"/>
      <w:commentRangeStart w:id="208"/>
      <w:ins w:id="209" w:author="Deutsch, Verena" w:date="2024-04-16T16:34:00Z">
        <w:r w:rsidR="0024609D">
          <w:t>All figures and tables which shall be included in the print and PDF version of your book, need to be n</w:t>
        </w:r>
      </w:ins>
      <w:ins w:id="210" w:author="Deutsch, Verena" w:date="2024-04-16T16:33:00Z">
        <w:r w:rsidR="0024609D">
          <w:t>umber</w:t>
        </w:r>
      </w:ins>
      <w:ins w:id="211" w:author="Deutsch, Verena" w:date="2024-04-16T16:34:00Z">
        <w:r w:rsidR="0024609D">
          <w:t>ed</w:t>
        </w:r>
      </w:ins>
      <w:ins w:id="212" w:author="Deutsch, Verena" w:date="2024-04-16T16:33:00Z">
        <w:r w:rsidR="0024609D">
          <w:t xml:space="preserve"> and name</w:t>
        </w:r>
      </w:ins>
      <w:ins w:id="213" w:author="Deutsch, Verena" w:date="2024-04-16T16:34:00Z">
        <w:r w:rsidR="0024609D">
          <w:t>d according to their figure caption inside the manuscript (e.g. “Figure 1” or “Chapter01_Fig01”).</w:t>
        </w:r>
      </w:ins>
      <w:commentRangeEnd w:id="206"/>
      <w:r>
        <w:rPr>
          <w:rStyle w:val="CommentReference"/>
        </w:rPr>
        <w:commentReference w:id="206"/>
      </w:r>
      <w:commentRangeEnd w:id="207"/>
      <w:r>
        <w:rPr>
          <w:rStyle w:val="CommentReference"/>
        </w:rPr>
        <w:commentReference w:id="207"/>
      </w:r>
      <w:commentRangeEnd w:id="208"/>
      <w:r w:rsidR="00614496">
        <w:rPr>
          <w:rStyle w:val="CommentReference"/>
        </w:rPr>
        <w:commentReference w:id="208"/>
      </w:r>
    </w:p>
    <w:p w14:paraId="15343D83" w14:textId="592DD932" w:rsidR="0024609D" w:rsidDel="00416172" w:rsidRDefault="0024609D" w:rsidP="005C62AE">
      <w:pPr>
        <w:pStyle w:val="BodyText"/>
        <w:jc w:val="both"/>
        <w:rPr>
          <w:del w:id="214" w:author="Pawel KAMINSKI" w:date="2024-06-18T11:04:00Z"/>
        </w:rPr>
      </w:pPr>
    </w:p>
    <w:p w14:paraId="20F528E6" w14:textId="51CD179E" w:rsidR="002B1CC4" w:rsidRPr="00163033" w:rsidDel="003F4300" w:rsidRDefault="002B1CC4" w:rsidP="007F40ED">
      <w:pPr>
        <w:pStyle w:val="BodyText"/>
        <w:rPr>
          <w:del w:id="215" w:author="Pawel KAMINSKI" w:date="2024-06-18T11:04:00Z"/>
        </w:rPr>
      </w:pPr>
    </w:p>
    <w:p w14:paraId="56E4556A" w14:textId="12E31C63" w:rsidR="00092930" w:rsidRPr="00163033" w:rsidDel="002A76B0" w:rsidRDefault="00835EF0" w:rsidP="00092930">
      <w:pPr>
        <w:pStyle w:val="Heading2"/>
        <w:rPr>
          <w:del w:id="216" w:author="Pawel KAMINSKI" w:date="2024-06-03T16:39:00Z"/>
        </w:rPr>
      </w:pPr>
      <w:commentRangeStart w:id="217"/>
      <w:commentRangeStart w:id="218"/>
      <w:commentRangeStart w:id="219"/>
      <w:del w:id="220" w:author="Pawel KAMINSKI" w:date="2024-06-03T16:39:00Z">
        <w:r w:rsidRPr="00163033" w:rsidDel="002A76B0">
          <w:delText xml:space="preserve">Settings </w:delText>
        </w:r>
      </w:del>
      <w:del w:id="221" w:author="Pawel KAMINSKI" w:date="2024-06-03T12:41:00Z">
        <w:r w:rsidR="00092930" w:rsidRPr="00163033" w:rsidDel="00EB27BE">
          <w:delText>file</w:delText>
        </w:r>
        <w:r w:rsidRPr="00163033" w:rsidDel="00EB27BE">
          <w:delText xml:space="preserve"> </w:delText>
        </w:r>
      </w:del>
      <w:del w:id="222" w:author="Pawel KAMINSKI" w:date="2024-06-03T16:39:00Z">
        <w:r w:rsidRPr="00163033" w:rsidDel="002A76B0">
          <w:delText>(`_settings.html`)</w:delText>
        </w:r>
        <w:commentRangeEnd w:id="217"/>
        <w:r w:rsidDel="002A76B0">
          <w:rPr>
            <w:rStyle w:val="CommentReference"/>
          </w:rPr>
          <w:commentReference w:id="217"/>
        </w:r>
        <w:commentRangeEnd w:id="218"/>
        <w:r w:rsidDel="002A76B0">
          <w:rPr>
            <w:rStyle w:val="CommentReference"/>
          </w:rPr>
          <w:commentReference w:id="218"/>
        </w:r>
      </w:del>
      <w:commentRangeEnd w:id="219"/>
      <w:r w:rsidR="0088254E">
        <w:rPr>
          <w:rStyle w:val="CommentReference"/>
          <w:rFonts w:asciiTheme="minorHAnsi" w:eastAsiaTheme="minorHAnsi" w:hAnsiTheme="minorHAnsi" w:cstheme="minorBidi"/>
          <w:b w:val="0"/>
          <w:bCs w:val="0"/>
          <w:color w:val="auto"/>
        </w:rPr>
        <w:commentReference w:id="219"/>
      </w:r>
    </w:p>
    <w:p w14:paraId="6142233A" w14:textId="3B64A5A1" w:rsidR="00092930" w:rsidRPr="00163033" w:rsidDel="002A76B0" w:rsidRDefault="00092930" w:rsidP="00092930">
      <w:pPr>
        <w:pStyle w:val="BodyText"/>
        <w:rPr>
          <w:del w:id="224" w:author="Pawel KAMINSKI" w:date="2024-06-03T16:39:00Z"/>
        </w:rPr>
      </w:pPr>
      <w:del w:id="225" w:author="Pawel KAMINSKI" w:date="2024-06-03T16:39:00Z">
        <w:r w:rsidRPr="00163033" w:rsidDel="002A76B0">
          <w:delText xml:space="preserve">:::{card} TODO </w:delText>
        </w:r>
        <w:r w:rsidRPr="31B7F159" w:rsidDel="002A76B0">
          <w:rPr>
            <w:rFonts w:ascii="Segoe UI Emoji" w:eastAsia="Segoe UI Emoji" w:hAnsi="Segoe UI Emoji" w:cs="Segoe UI Emoji"/>
          </w:rPr>
          <w:delText>🚧</w:delText>
        </w:r>
        <w:r w:rsidRPr="00163033" w:rsidDel="002A76B0">
          <w:br/>
          <w:delText>Update when there is clarity on the settings file contents and validation.</w:delText>
        </w:r>
        <w:r w:rsidRPr="00163033" w:rsidDel="002A76B0">
          <w:br/>
          <w:delText>:::</w:delText>
        </w:r>
      </w:del>
    </w:p>
    <w:p w14:paraId="0443AEA4" w14:textId="77777777" w:rsidR="00092930" w:rsidRPr="00163033" w:rsidRDefault="00092930" w:rsidP="007F40ED">
      <w:pPr>
        <w:pStyle w:val="BodyText"/>
      </w:pPr>
    </w:p>
    <w:p w14:paraId="409D0CD4" w14:textId="47C04BCF" w:rsidR="007F40ED" w:rsidRDefault="007F40ED" w:rsidP="008C3410">
      <w:pPr>
        <w:pStyle w:val="Heading2"/>
      </w:pPr>
      <w:r>
        <w:t>File Naming Conventions</w:t>
      </w:r>
    </w:p>
    <w:p w14:paraId="7226BB1A" w14:textId="414D3B57" w:rsidR="00C82058" w:rsidRDefault="00C82058" w:rsidP="00C82058">
      <w:pPr>
        <w:pStyle w:val="BodyText"/>
      </w:pPr>
      <w:r>
        <w:t>Criteria for file naming:</w:t>
      </w:r>
    </w:p>
    <w:p w14:paraId="2FCA3589" w14:textId="0323E057" w:rsidR="00C82058" w:rsidRDefault="00C82058" w:rsidP="00C82058">
      <w:pPr>
        <w:pStyle w:val="BodyText"/>
        <w:numPr>
          <w:ilvl w:val="0"/>
          <w:numId w:val="32"/>
        </w:numPr>
      </w:pPr>
      <w:del w:id="226" w:author="Pawel KAMINSKI" w:date="2024-06-03T16:41:00Z">
        <w:r w:rsidDel="00D22195">
          <w:delText xml:space="preserve">file </w:delText>
        </w:r>
      </w:del>
      <w:ins w:id="227" w:author="Pawel KAMINSKI" w:date="2024-06-03T16:41:00Z">
        <w:r w:rsidR="00D22195">
          <w:t xml:space="preserve">File </w:t>
        </w:r>
      </w:ins>
      <w:r>
        <w:t>names should not be too long</w:t>
      </w:r>
      <w:ins w:id="228" w:author="Pawel KAMINSKI" w:date="2024-06-03T16:42:00Z">
        <w:r w:rsidR="00D22195">
          <w:t>.</w:t>
        </w:r>
      </w:ins>
    </w:p>
    <w:p w14:paraId="7B7498A4" w14:textId="3976CEB2" w:rsidR="00C82058" w:rsidRDefault="00F3771F" w:rsidP="00C82058">
      <w:pPr>
        <w:pStyle w:val="BodyText"/>
        <w:numPr>
          <w:ilvl w:val="0"/>
          <w:numId w:val="32"/>
        </w:numPr>
      </w:pPr>
      <w:del w:id="229" w:author="Pawel KAMINSKI" w:date="2024-06-03T16:41:00Z">
        <w:r w:rsidDel="00D22195">
          <w:delText xml:space="preserve">only </w:delText>
        </w:r>
      </w:del>
      <w:ins w:id="230" w:author="Pawel KAMINSKI" w:date="2024-06-03T16:41:00Z">
        <w:r w:rsidR="00D22195">
          <w:t xml:space="preserve">Only </w:t>
        </w:r>
      </w:ins>
      <w:r w:rsidR="00A23AA5">
        <w:t>`</w:t>
      </w:r>
      <w:ins w:id="231" w:author="Pawel KAMINSKI" w:date="2025-01-06T11:07:00Z">
        <w:r w:rsidR="00310128">
          <w:t>0123456789</w:t>
        </w:r>
      </w:ins>
      <w:r w:rsidR="00B56E0E" w:rsidRPr="00B56E0E">
        <w:t>AaBbCcDdEeFfGgHhIiJjKkLlMmNnOoPpQqRrSsTtUuVvWwXxYyZz</w:t>
      </w:r>
      <w:r w:rsidR="0041612E">
        <w:t xml:space="preserve"> </w:t>
      </w:r>
      <w:r w:rsidR="00A23AA5">
        <w:t>_-</w:t>
      </w:r>
      <w:r w:rsidR="0060727F">
        <w:t>+</w:t>
      </w:r>
      <w:r w:rsidR="00A23AA5">
        <w:t>.`</w:t>
      </w:r>
      <w:r w:rsidR="00B56E0E" w:rsidRPr="00B56E0E">
        <w:t xml:space="preserve"> </w:t>
      </w:r>
      <w:r w:rsidR="00794DC1">
        <w:t>characters are allowed</w:t>
      </w:r>
      <w:ins w:id="232" w:author="Pawel KAMINSKI" w:date="2024-06-03T16:42:00Z">
        <w:r w:rsidR="00D22195">
          <w:t>.</w:t>
        </w:r>
      </w:ins>
    </w:p>
    <w:p w14:paraId="6C7D750F" w14:textId="0FCC2CC2" w:rsidR="00F3771F" w:rsidRDefault="00F3771F" w:rsidP="00F3771F">
      <w:pPr>
        <w:pStyle w:val="BodyText"/>
        <w:numPr>
          <w:ilvl w:val="0"/>
          <w:numId w:val="32"/>
        </w:numPr>
      </w:pPr>
      <w:del w:id="233" w:author="Pawel KAMINSKI" w:date="2024-06-03T16:42:00Z">
        <w:r w:rsidDel="00D22195">
          <w:delText>assignment</w:delText>
        </w:r>
        <w:r w:rsidR="00254E03" w:rsidDel="00D22195">
          <w:delText xml:space="preserve"> </w:delText>
        </w:r>
      </w:del>
      <w:ins w:id="234" w:author="Pawel KAMINSKI" w:date="2024-06-03T16:42:00Z">
        <w:r w:rsidR="00D22195">
          <w:t xml:space="preserve">Assignment </w:t>
        </w:r>
      </w:ins>
      <w:r w:rsidR="00254E03">
        <w:t>should be clear and precise</w:t>
      </w:r>
      <w:ins w:id="235" w:author="Pawel KAMINSKI" w:date="2024-06-03T16:42:00Z">
        <w:r w:rsidR="00D22195">
          <w:t>.</w:t>
        </w:r>
      </w:ins>
    </w:p>
    <w:p w14:paraId="57940C51" w14:textId="77777777" w:rsidR="00FD0582" w:rsidRDefault="00FD0582" w:rsidP="00FD0582">
      <w:pPr>
        <w:pStyle w:val="BodyText"/>
        <w:rPr>
          <w:ins w:id="236" w:author="Pawel KAMINSKI" w:date="2024-06-04T10:13:00Z"/>
        </w:rPr>
      </w:pPr>
    </w:p>
    <w:p w14:paraId="46B35312" w14:textId="567B2870" w:rsidR="00F066EA" w:rsidRDefault="00F066EA">
      <w:pPr>
        <w:pStyle w:val="BodyText"/>
        <w:jc w:val="both"/>
        <w:rPr>
          <w:ins w:id="237" w:author="Pawel KAMINSKI" w:date="2024-06-04T10:14:00Z"/>
        </w:rPr>
        <w:pPrChange w:id="238" w:author="Pawel KAMINSKI" w:date="2024-06-04T10:16:00Z">
          <w:pPr>
            <w:pStyle w:val="BodyText"/>
          </w:pPr>
        </w:pPrChange>
      </w:pPr>
      <w:ins w:id="239" w:author="Pawel KAMINSKI" w:date="2024-06-04T10:13:00Z">
        <w:r>
          <w:t xml:space="preserve">You can consider </w:t>
        </w:r>
      </w:ins>
      <w:del w:id="240" w:author="Pawel KAMINSKI" w:date="2024-06-03T16:42:00Z">
        <w:r w:rsidR="00C82058" w:rsidDel="00D22195">
          <w:delText xml:space="preserve">use </w:delText>
        </w:r>
      </w:del>
      <w:del w:id="241" w:author="Pawel KAMINSKI" w:date="2024-06-04T10:13:00Z">
        <w:r w:rsidR="00C82058" w:rsidDel="00F066EA">
          <w:delText xml:space="preserve">a </w:delText>
        </w:r>
      </w:del>
      <w:r w:rsidR="00C82058">
        <w:t xml:space="preserve">numbering </w:t>
      </w:r>
      <w:ins w:id="242" w:author="Pawel KAMINSKI" w:date="2024-06-04T10:14:00Z">
        <w:r>
          <w:t xml:space="preserve">your files </w:t>
        </w:r>
      </w:ins>
      <w:r w:rsidR="00C82058">
        <w:t>with leading zeros for continuous documents, i.e. 01, 02 …09, 10 or 001 … 020 … 130</w:t>
      </w:r>
      <w:ins w:id="243" w:author="Pawel KAMINSKI" w:date="2024-06-03T16:41:00Z">
        <w:r w:rsidR="00D22195">
          <w:t xml:space="preserve">. </w:t>
        </w:r>
      </w:ins>
      <w:ins w:id="244" w:author="Pawel KAMINSKI" w:date="2024-06-04T10:14:00Z">
        <w:r w:rsidR="00751C7F">
          <w:t xml:space="preserve">The main advantage is that your files will be ordered </w:t>
        </w:r>
      </w:ins>
      <w:ins w:id="245" w:author="Pawel KAMINSKI" w:date="2024-06-04T10:15:00Z">
        <w:r w:rsidR="00C87BBB">
          <w:t xml:space="preserve">in a way you want. The downside is that with every </w:t>
        </w:r>
        <w:r w:rsidR="00DB144A">
          <w:t>change in a structure of your book you will have to rename the file</w:t>
        </w:r>
      </w:ins>
      <w:ins w:id="246" w:author="Pawel KAMINSKI" w:date="2024-06-04T10:16:00Z">
        <w:r w:rsidR="00DB144A">
          <w:t>s</w:t>
        </w:r>
      </w:ins>
      <w:ins w:id="247" w:author="Pawel KAMINSKI" w:date="2024-06-04T10:17:00Z">
        <w:r w:rsidR="002E61A0">
          <w:t xml:space="preserve"> and all the references to them</w:t>
        </w:r>
      </w:ins>
      <w:ins w:id="248" w:author="Pawel KAMINSKI" w:date="2024-06-04T10:16:00Z">
        <w:r w:rsidR="00DB144A">
          <w:t>.</w:t>
        </w:r>
      </w:ins>
    </w:p>
    <w:p w14:paraId="6081BEE2" w14:textId="358E2FCB" w:rsidR="007F40ED" w:rsidDel="0087211F" w:rsidRDefault="007F40ED">
      <w:pPr>
        <w:pStyle w:val="BodyText"/>
        <w:rPr>
          <w:del w:id="249" w:author="Pawel KAMINSKI" w:date="2024-06-04T10:17:00Z"/>
        </w:rPr>
        <w:pPrChange w:id="250" w:author="Pawel KAMINSKI" w:date="2024-06-04T10:13:00Z">
          <w:pPr>
            <w:pStyle w:val="BodyText"/>
            <w:numPr>
              <w:numId w:val="32"/>
            </w:numPr>
            <w:ind w:left="720" w:hanging="360"/>
          </w:pPr>
        </w:pPrChange>
      </w:pPr>
    </w:p>
    <w:p w14:paraId="15EF1A56" w14:textId="77777777" w:rsidR="007F40ED" w:rsidRDefault="007F40ED" w:rsidP="007F40ED">
      <w:pPr>
        <w:pStyle w:val="BodyText"/>
      </w:pPr>
    </w:p>
    <w:p w14:paraId="6401F9BB" w14:textId="4074EBAA" w:rsidR="007F40ED" w:rsidRDefault="007F40ED">
      <w:pPr>
        <w:pStyle w:val="Heading2"/>
        <w:pPrChange w:id="251" w:author="Pawel KAMINSKI" w:date="2024-06-03T12:38:00Z">
          <w:pPr>
            <w:pStyle w:val="Heading1"/>
          </w:pPr>
        </w:pPrChange>
      </w:pPr>
      <w:r>
        <w:t>Obtaining Usage Rights</w:t>
      </w:r>
    </w:p>
    <w:p w14:paraId="162CDB83" w14:textId="43DABE15" w:rsidR="009D36B0" w:rsidRDefault="0054762C" w:rsidP="0054153E">
      <w:pPr>
        <w:pStyle w:val="BodyText"/>
        <w:jc w:val="both"/>
      </w:pPr>
      <w:r>
        <w:t>Please note that it is the author's</w:t>
      </w:r>
      <w:del w:id="252" w:author="Pawel KAMINSKI" w:date="2025-01-06T11:07:00Z">
        <w:r w:rsidDel="0009768E">
          <w:delText>/editor’s</w:delText>
        </w:r>
      </w:del>
      <w:r>
        <w:t xml:space="preserve"> responsibility to obtain usage rights to third-party </w:t>
      </w:r>
      <w:del w:id="253" w:author="Pawel KAMINSKI" w:date="2025-01-06T11:07:00Z">
        <w:r w:rsidDel="0009768E">
          <w:delText xml:space="preserve">text </w:delText>
        </w:r>
      </w:del>
      <w:r>
        <w:t>material,</w:t>
      </w:r>
      <w:ins w:id="254" w:author="Pawel KAMINSKI" w:date="2025-01-06T11:07:00Z">
        <w:r w:rsidR="0009768E">
          <w:t xml:space="preserve"> such as to text,</w:t>
        </w:r>
      </w:ins>
      <w:r>
        <w:t xml:space="preserve"> images or tables. </w:t>
      </w:r>
      <w:r w:rsidR="009D36B0">
        <w:t xml:space="preserve">Your </w:t>
      </w:r>
      <w:r>
        <w:t>De Gruyter</w:t>
      </w:r>
      <w:r w:rsidR="009D36B0">
        <w:t xml:space="preserve"> contact</w:t>
      </w:r>
      <w:r>
        <w:t xml:space="preserve"> offers a form for requesting reproduction rights to our authors and editors.</w:t>
      </w:r>
      <w:r w:rsidR="009D36B0">
        <w:t xml:space="preserve"> When asking copyright holders for reproduction rights, please be specific about the form of publication, </w:t>
      </w:r>
      <w:r w:rsidR="5DF4DA2D">
        <w:t>i</w:t>
      </w:r>
      <w:r w:rsidR="00D109B5">
        <w:t>.</w:t>
      </w:r>
      <w:r w:rsidR="388D7770">
        <w:t>e.</w:t>
      </w:r>
      <w:r w:rsidR="009D36B0">
        <w:t xml:space="preserve"> open access digital platform </w:t>
      </w:r>
      <w:r w:rsidR="0BD1BB5D">
        <w:t xml:space="preserve">(specify CC license) </w:t>
      </w:r>
      <w:r w:rsidR="009D36B0">
        <w:t>+ open access E-book (</w:t>
      </w:r>
      <w:r w:rsidR="09E3AAAD">
        <w:t>specify CC license</w:t>
      </w:r>
      <w:r w:rsidR="009D36B0">
        <w:t>) + print publication</w:t>
      </w:r>
      <w:r w:rsidR="7C5D4C0C">
        <w:t xml:space="preserve"> (if applicable).</w:t>
      </w:r>
    </w:p>
    <w:p w14:paraId="6526A6B2" w14:textId="3ED1EAE3" w:rsidR="007F40ED" w:rsidRDefault="00194828" w:rsidP="0054153E">
      <w:pPr>
        <w:pStyle w:val="BodyText"/>
        <w:jc w:val="both"/>
        <w:rPr>
          <w:ins w:id="255" w:author="Pawel KAMINSKI" w:date="2024-06-03T16:45:00Z"/>
        </w:rPr>
      </w:pPr>
      <w:r>
        <w:t>Neither t</w:t>
      </w:r>
      <w:r w:rsidR="0054762C">
        <w:t>he publisher nor the developers</w:t>
      </w:r>
      <w:r>
        <w:t xml:space="preserve"> </w:t>
      </w:r>
      <w:r w:rsidR="7F619D71">
        <w:t>nor</w:t>
      </w:r>
      <w:r>
        <w:t xml:space="preserve"> </w:t>
      </w:r>
      <w:r w:rsidR="0054762C">
        <w:t>maintainers of the platform will assume any liability for copyright infringement by authors.</w:t>
      </w:r>
      <w:r w:rsidR="0054762C">
        <w:cr/>
      </w:r>
    </w:p>
    <w:p w14:paraId="26AA1132" w14:textId="6C58F952" w:rsidR="003B41D1" w:rsidRPr="001B1029" w:rsidRDefault="001B1029" w:rsidP="003B41D1">
      <w:pPr>
        <w:pStyle w:val="BodyText"/>
        <w:jc w:val="both"/>
        <w:rPr>
          <w:ins w:id="256" w:author="Pawel KAMINSKI" w:date="2024-06-18T11:04:00Z"/>
        </w:rPr>
      </w:pPr>
      <w:ins w:id="257" w:author="Pawel KAMINSKI" w:date="2024-06-03T16:45:00Z">
        <w:r w:rsidRPr="001B1029">
          <w:rPr>
            <w:rPrChange w:id="258" w:author="Pawel KAMINSKI" w:date="2024-06-03T16:45:00Z">
              <w:rPr>
                <w:lang w:val="fr-FR"/>
              </w:rPr>
            </w:rPrChange>
          </w:rPr>
          <w:t xml:space="preserve">To obtain the form, </w:t>
        </w:r>
      </w:ins>
      <w:ins w:id="259" w:author="Pawel KAMINSKI" w:date="2024-06-18T11:04:00Z">
        <w:r w:rsidR="003B41D1" w:rsidRPr="00FC2945">
          <w:t>write an emai</w:t>
        </w:r>
        <w:r w:rsidR="003B41D1">
          <w:t>l to</w:t>
        </w:r>
      </w:ins>
      <w:ins w:id="260" w:author="verena.deutsch@degruyter.com" w:date="2024-10-08T13:44:00Z">
        <w:r w:rsidR="006740A2">
          <w:t xml:space="preserve"> </w:t>
        </w:r>
      </w:ins>
      <w:ins w:id="261" w:author="Pawel KAMINSKI" w:date="2025-01-06T11:08:00Z">
        <w:r w:rsidR="00DF5D3B">
          <w:fldChar w:fldCharType="begin"/>
        </w:r>
        <w:r w:rsidR="00DF5D3B">
          <w:instrText>HYPERLINK "mailto:</w:instrText>
        </w:r>
      </w:ins>
      <w:ins w:id="262" w:author="verena.deutsch@degruyter.com" w:date="2024-10-08T13:44:00Z">
        <w:r w:rsidR="00DF5D3B">
          <w:instrText>verena.deutsch@degruyter.com</w:instrText>
        </w:r>
      </w:ins>
      <w:ins w:id="263" w:author="Pawel KAMINSKI" w:date="2025-01-06T11:08:00Z">
        <w:r w:rsidR="00DF5D3B">
          <w:instrText>"</w:instrText>
        </w:r>
        <w:r w:rsidR="00DF5D3B">
          <w:fldChar w:fldCharType="separate"/>
        </w:r>
      </w:ins>
      <w:ins w:id="264" w:author="verena.deutsch@degruyter.com" w:date="2024-10-08T13:44:00Z">
        <w:r w:rsidR="00DF5D3B" w:rsidRPr="008856C8">
          <w:rPr>
            <w:rStyle w:val="Hyperlink"/>
          </w:rPr>
          <w:t>verena.deutsch@degruyter.com</w:t>
        </w:r>
      </w:ins>
      <w:ins w:id="265" w:author="Pawel KAMINSKI" w:date="2025-01-06T11:08:00Z">
        <w:r w:rsidR="00DF5D3B">
          <w:fldChar w:fldCharType="end"/>
        </w:r>
      </w:ins>
      <w:ins w:id="266" w:author="Pawel KAMINSKI" w:date="2024-10-08T15:44:00Z">
        <w:del w:id="267" w:author="verena.deutsch@degruyter.com" w:date="2024-10-08T13:44:00Z">
          <w:r w:rsidR="07BAB41B">
            <w:delText xml:space="preserve"> </w:delText>
          </w:r>
        </w:del>
      </w:ins>
      <w:ins w:id="268" w:author="Pawel KAMINSKI" w:date="2024-06-18T11:04:00Z">
        <w:r w:rsidR="003B41D1">
          <w:t>.</w:t>
        </w:r>
      </w:ins>
    </w:p>
    <w:p w14:paraId="1C5CC142" w14:textId="7585D6DB" w:rsidR="004C5AE7" w:rsidRPr="001B1029" w:rsidDel="001B1029" w:rsidRDefault="004C5AE7" w:rsidP="0054153E">
      <w:pPr>
        <w:pStyle w:val="BodyText"/>
        <w:jc w:val="both"/>
        <w:rPr>
          <w:del w:id="269" w:author="Pawel KAMINSKI" w:date="2024-06-03T16:45:00Z"/>
        </w:rPr>
      </w:pPr>
    </w:p>
    <w:p w14:paraId="2DE8CF58" w14:textId="3921C494" w:rsidR="0054762C" w:rsidRPr="0054762C" w:rsidDel="001B1029" w:rsidRDefault="0054762C" w:rsidP="0054762C">
      <w:pPr>
        <w:pStyle w:val="BodyText"/>
        <w:rPr>
          <w:del w:id="270" w:author="Pawel KAMINSKI" w:date="2024-06-03T16:45:00Z"/>
        </w:rPr>
      </w:pPr>
      <w:del w:id="271" w:author="Pawel KAMINSKI" w:date="2024-06-03T16:45:00Z">
        <w:r w:rsidDel="001B1029">
          <w:delText xml:space="preserve">:::{card} TODO </w:delText>
        </w:r>
        <w:r w:rsidRPr="52CF2853" w:rsidDel="001B1029">
          <w:rPr>
            <w:rFonts w:ascii="Segoe UI Emoji" w:eastAsia="Segoe UI Emoji" w:hAnsi="Segoe UI Emoji" w:cs="Segoe UI Emoji"/>
          </w:rPr>
          <w:delText>🚧</w:delText>
        </w:r>
        <w:r w:rsidDel="001B1029">
          <w:br/>
        </w:r>
        <w:commentRangeStart w:id="272"/>
        <w:commentRangeStart w:id="273"/>
        <w:commentRangeStart w:id="274"/>
        <w:r w:rsidDel="001B1029">
          <w:delText>Add a link to the form.</w:delText>
        </w:r>
        <w:commentRangeEnd w:id="272"/>
        <w:r w:rsidDel="001B1029">
          <w:rPr>
            <w:rStyle w:val="CommentReference"/>
          </w:rPr>
          <w:commentReference w:id="272"/>
        </w:r>
        <w:commentRangeEnd w:id="273"/>
        <w:r w:rsidDel="001B1029">
          <w:rPr>
            <w:rStyle w:val="CommentReference"/>
          </w:rPr>
          <w:commentReference w:id="273"/>
        </w:r>
      </w:del>
      <w:commentRangeEnd w:id="274"/>
      <w:r w:rsidR="001B1029">
        <w:rPr>
          <w:rStyle w:val="CommentReference"/>
        </w:rPr>
        <w:commentReference w:id="274"/>
      </w:r>
      <w:del w:id="276" w:author="Pawel KAMINSKI" w:date="2024-06-03T16:45:00Z">
        <w:r w:rsidDel="001B1029">
          <w:br/>
          <w:delText>:::</w:delText>
        </w:r>
      </w:del>
    </w:p>
    <w:p w14:paraId="32F120AC" w14:textId="77777777" w:rsidR="00BB0D19" w:rsidRDefault="00BB0D19" w:rsidP="00BB0D19">
      <w:pPr>
        <w:pStyle w:val="BodyText"/>
      </w:pPr>
    </w:p>
    <w:p w14:paraId="677F3708" w14:textId="77777777" w:rsidR="00BB0D19" w:rsidRDefault="00BB0D19">
      <w:pPr>
        <w:pStyle w:val="Heading2"/>
        <w:pPrChange w:id="277" w:author="Pawel KAMINSKI" w:date="2024-06-03T12:38:00Z">
          <w:pPr>
            <w:pStyle w:val="Heading1"/>
          </w:pPr>
        </w:pPrChange>
      </w:pPr>
      <w:r>
        <w:t>Uniform Formatting</w:t>
      </w:r>
    </w:p>
    <w:p w14:paraId="60772506" w14:textId="2E627DD7" w:rsidR="00442D94" w:rsidDel="00962718" w:rsidRDefault="00BB0D19" w:rsidP="00BB0D19">
      <w:pPr>
        <w:pStyle w:val="BodyText"/>
        <w:jc w:val="both"/>
        <w:rPr>
          <w:del w:id="278" w:author="Pawel KAMINSKI" w:date="2024-06-03T16:57:00Z"/>
        </w:rPr>
      </w:pPr>
      <w:r>
        <w:t xml:space="preserve">As the author, you are responsible for the uniform formatting of your manuscript. If several individuals were involved in drafting </w:t>
      </w:r>
      <w:del w:id="279" w:author="Pawel KAMINSKI" w:date="2024-06-03T16:57:00Z">
        <w:r w:rsidDel="00F516C1">
          <w:delText>the manuscript</w:delText>
        </w:r>
      </w:del>
      <w:ins w:id="280" w:author="Pawel KAMINSKI" w:date="2024-06-03T16:57:00Z">
        <w:r w:rsidR="00F516C1">
          <w:t>a single volume</w:t>
        </w:r>
      </w:ins>
      <w:r>
        <w:t xml:space="preserve"> (</w:t>
      </w:r>
      <w:r w:rsidR="00C26888">
        <w:t>for example</w:t>
      </w:r>
      <w:r>
        <w:t xml:space="preserve"> for an anthology), please make sure that all articles have the same format, both in terms of layout, style, and spelling.</w:t>
      </w:r>
      <w:ins w:id="281" w:author="Pawel KAMINSKI" w:date="2024-12-13T11:38:00Z">
        <w:r w:rsidR="00346118">
          <w:t xml:space="preserve"> </w:t>
        </w:r>
      </w:ins>
    </w:p>
    <w:p w14:paraId="3E0D0A9A" w14:textId="23EF747E" w:rsidR="00BB0D19" w:rsidRDefault="00BB0D19" w:rsidP="00BB0D19">
      <w:pPr>
        <w:pStyle w:val="BodyText"/>
        <w:jc w:val="both"/>
      </w:pPr>
      <w:r>
        <w:t xml:space="preserve">Please make sure that all signs, numbers, symbols, </w:t>
      </w:r>
      <w:r w:rsidR="00E2643A">
        <w:t>highlighting</w:t>
      </w:r>
      <w:r>
        <w:t>, spellings etc. have been used consistently according to the language in the manuscript:</w:t>
      </w:r>
    </w:p>
    <w:p w14:paraId="155C7C15" w14:textId="77777777" w:rsidR="00BB0D19" w:rsidRDefault="00BB0D19" w:rsidP="00BB0D19">
      <w:pPr>
        <w:pStyle w:val="BodyText"/>
        <w:numPr>
          <w:ilvl w:val="0"/>
          <w:numId w:val="33"/>
        </w:numPr>
        <w:jc w:val="both"/>
      </w:pPr>
      <w:r>
        <w:t xml:space="preserve">If the manuscript is in German, orthography should be based on latest edition of Duden or </w:t>
      </w:r>
      <w:proofErr w:type="spellStart"/>
      <w:r>
        <w:t>Wahrig</w:t>
      </w:r>
      <w:proofErr w:type="spellEnd"/>
      <w:r>
        <w:t>.</w:t>
      </w:r>
    </w:p>
    <w:p w14:paraId="1810E5B5" w14:textId="1CBFEA71" w:rsidR="00BB0D19" w:rsidRDefault="00BB0D19" w:rsidP="00BB0D19">
      <w:pPr>
        <w:pStyle w:val="BodyText"/>
        <w:numPr>
          <w:ilvl w:val="0"/>
          <w:numId w:val="33"/>
        </w:numPr>
        <w:jc w:val="both"/>
      </w:pPr>
      <w:r>
        <w:t>If the manuscript is in English, either American or British English may be used, but spelling should be uniform throughout the</w:t>
      </w:r>
      <w:ins w:id="282" w:author="Pawel KAMINSKI" w:date="2024-06-04T10:11:00Z">
        <w:r w:rsidR="00AB548B">
          <w:t xml:space="preserve"> </w:t>
        </w:r>
      </w:ins>
      <w:ins w:id="283" w:author="Pawel KAMINSKI" w:date="2024-06-04T10:12:00Z">
        <w:r w:rsidR="00785D74">
          <w:t xml:space="preserve">whole </w:t>
        </w:r>
      </w:ins>
      <w:ins w:id="284" w:author="Pawel KAMINSKI" w:date="2024-06-04T10:11:00Z">
        <w:r w:rsidR="00AB548B">
          <w:t>volume</w:t>
        </w:r>
      </w:ins>
      <w:del w:id="285" w:author="Pawel KAMINSKI" w:date="2024-06-04T10:11:00Z">
        <w:r w:rsidDel="00AB548B">
          <w:delText xml:space="preserve"> monograph</w:delText>
        </w:r>
      </w:del>
      <w:commentRangeStart w:id="286"/>
      <w:commentRangeStart w:id="287"/>
      <w:commentRangeStart w:id="288"/>
      <w:del w:id="289" w:author="Pawel KAMINSKI" w:date="2024-06-03T16:49:00Z">
        <w:r w:rsidDel="006902D1">
          <w:delText>, contribution or single articles</w:delText>
        </w:r>
        <w:commentRangeEnd w:id="286"/>
        <w:r w:rsidDel="006902D1">
          <w:rPr>
            <w:rStyle w:val="CommentReference"/>
          </w:rPr>
          <w:commentReference w:id="286"/>
        </w:r>
        <w:commentRangeEnd w:id="287"/>
        <w:r w:rsidDel="006902D1">
          <w:rPr>
            <w:rStyle w:val="CommentReference"/>
          </w:rPr>
          <w:commentReference w:id="287"/>
        </w:r>
      </w:del>
      <w:commentRangeEnd w:id="288"/>
      <w:r w:rsidR="00BB54D4">
        <w:rPr>
          <w:rStyle w:val="CommentReference"/>
        </w:rPr>
        <w:commentReference w:id="288"/>
      </w:r>
      <w:r>
        <w:t xml:space="preserve">. </w:t>
      </w:r>
      <w:ins w:id="291" w:author="Pawel KAMINSKI" w:date="2024-06-03T16:51:00Z">
        <w:r w:rsidR="00EA1359">
          <w:t xml:space="preserve"> </w:t>
        </w:r>
      </w:ins>
      <w:r>
        <w:t>Orthography should follow the respective rules (i.e. Chicago Manual of Style).</w:t>
      </w:r>
    </w:p>
    <w:p w14:paraId="2EC0CB25" w14:textId="77777777" w:rsidR="00A41624" w:rsidRDefault="00BB0D19" w:rsidP="00BB0D19">
      <w:pPr>
        <w:pStyle w:val="BodyText"/>
        <w:jc w:val="both"/>
      </w:pPr>
      <w:r>
        <w:t xml:space="preserve">If the manuscript is for a book series or </w:t>
      </w:r>
      <w:r w:rsidR="00423254">
        <w:t xml:space="preserve">a </w:t>
      </w:r>
      <w:r>
        <w:t xml:space="preserve">journal, please check in advance if there are special standardization requirements. In the event of uncertainty, consult with </w:t>
      </w:r>
      <w:r w:rsidR="003D16BD">
        <w:t xml:space="preserve">the </w:t>
      </w:r>
      <w:r>
        <w:t>editorial or the series</w:t>
      </w:r>
      <w:r w:rsidR="003D16BD">
        <w:t>’</w:t>
      </w:r>
      <w:r>
        <w:t xml:space="preserve"> or </w:t>
      </w:r>
      <w:r w:rsidR="002A7261">
        <w:t xml:space="preserve">the </w:t>
      </w:r>
      <w:r>
        <w:t>journal</w:t>
      </w:r>
      <w:r w:rsidR="003D16BD">
        <w:t>’s</w:t>
      </w:r>
      <w:r>
        <w:t xml:space="preserve"> editor. Please pay special attention to the uniform formatting of the following elements:</w:t>
      </w:r>
    </w:p>
    <w:p w14:paraId="5B490D72" w14:textId="71B7AEFB" w:rsidR="00BB0D19" w:rsidRDefault="00BB0D19" w:rsidP="00581C62">
      <w:pPr>
        <w:pStyle w:val="BodyText"/>
        <w:numPr>
          <w:ilvl w:val="0"/>
          <w:numId w:val="39"/>
        </w:numPr>
        <w:jc w:val="both"/>
      </w:pPr>
      <w:r>
        <w:lastRenderedPageBreak/>
        <w:t>Punctuation according to the used language:</w:t>
      </w:r>
    </w:p>
    <w:p w14:paraId="1C95AD33" w14:textId="77777777" w:rsidR="00BB0D19" w:rsidRDefault="00BB0D19" w:rsidP="00581C62">
      <w:pPr>
        <w:pStyle w:val="BodyText"/>
        <w:numPr>
          <w:ilvl w:val="1"/>
          <w:numId w:val="39"/>
        </w:numPr>
        <w:jc w:val="both"/>
      </w:pPr>
      <w:r>
        <w:t>Quotation marks,</w:t>
      </w:r>
    </w:p>
    <w:p w14:paraId="35224EC0" w14:textId="77777777" w:rsidR="00BB0D19" w:rsidRDefault="00BB0D19" w:rsidP="00581C62">
      <w:pPr>
        <w:pStyle w:val="BodyText"/>
        <w:numPr>
          <w:ilvl w:val="1"/>
          <w:numId w:val="39"/>
        </w:numPr>
        <w:jc w:val="both"/>
      </w:pPr>
      <w:r>
        <w:t>Apostrophe,</w:t>
      </w:r>
    </w:p>
    <w:p w14:paraId="0033F1B2" w14:textId="77777777" w:rsidR="00BB0D19" w:rsidRDefault="00BB0D19" w:rsidP="00581C62">
      <w:pPr>
        <w:pStyle w:val="BodyText"/>
        <w:numPr>
          <w:ilvl w:val="1"/>
          <w:numId w:val="39"/>
        </w:numPr>
        <w:jc w:val="both"/>
      </w:pPr>
      <w:r>
        <w:t xml:space="preserve">Dash: – (Windows: </w:t>
      </w:r>
      <w:proofErr w:type="spellStart"/>
      <w:r>
        <w:t>Strg</w:t>
      </w:r>
      <w:proofErr w:type="spellEnd"/>
      <w:r>
        <w:t xml:space="preserve"> + - (numeric keypad), Mac: Alt + - ),</w:t>
      </w:r>
    </w:p>
    <w:p w14:paraId="63CBFA40" w14:textId="77777777" w:rsidR="00BB0D19" w:rsidRDefault="00BB0D19" w:rsidP="00581C62">
      <w:pPr>
        <w:pStyle w:val="BodyText"/>
        <w:numPr>
          <w:ilvl w:val="1"/>
          <w:numId w:val="39"/>
        </w:numPr>
        <w:jc w:val="both"/>
      </w:pPr>
      <w:r>
        <w:t>Hyphen</w:t>
      </w:r>
    </w:p>
    <w:p w14:paraId="234C591F" w14:textId="77777777" w:rsidR="00BB0D19" w:rsidRDefault="00BB0D19" w:rsidP="00581C62">
      <w:pPr>
        <w:pStyle w:val="BodyText"/>
        <w:numPr>
          <w:ilvl w:val="0"/>
          <w:numId w:val="39"/>
        </w:numPr>
        <w:jc w:val="both"/>
      </w:pPr>
      <w:r>
        <w:t>Numbers:</w:t>
      </w:r>
    </w:p>
    <w:p w14:paraId="4303C364" w14:textId="77777777" w:rsidR="00BB0D19" w:rsidRDefault="00BB0D19" w:rsidP="00581C62">
      <w:pPr>
        <w:pStyle w:val="BodyText"/>
        <w:numPr>
          <w:ilvl w:val="1"/>
          <w:numId w:val="39"/>
        </w:numPr>
        <w:jc w:val="both"/>
      </w:pPr>
      <w:r>
        <w:t>Years,</w:t>
      </w:r>
    </w:p>
    <w:p w14:paraId="026BB7F6" w14:textId="77777777" w:rsidR="00BB0D19" w:rsidRDefault="00BB0D19" w:rsidP="00581C62">
      <w:pPr>
        <w:pStyle w:val="BodyText"/>
        <w:numPr>
          <w:ilvl w:val="1"/>
          <w:numId w:val="39"/>
        </w:numPr>
        <w:jc w:val="both"/>
      </w:pPr>
      <w:r>
        <w:t>Dates,</w:t>
      </w:r>
    </w:p>
    <w:p w14:paraId="797D09AB" w14:textId="77777777" w:rsidR="00BB0D19" w:rsidRDefault="00BB0D19" w:rsidP="00581C62">
      <w:pPr>
        <w:pStyle w:val="BodyText"/>
        <w:numPr>
          <w:ilvl w:val="1"/>
          <w:numId w:val="39"/>
        </w:numPr>
        <w:jc w:val="both"/>
      </w:pPr>
      <w:r>
        <w:t>Numbers and units</w:t>
      </w:r>
    </w:p>
    <w:p w14:paraId="2CE62166" w14:textId="77777777" w:rsidR="009D36B0" w:rsidRDefault="00BB0D19" w:rsidP="00BB0D19">
      <w:pPr>
        <w:pStyle w:val="BodyText"/>
        <w:jc w:val="both"/>
        <w:rPr>
          <w:ins w:id="292" w:author="Deutsch, Verena" w:date="2024-04-16T16:46:00Z"/>
        </w:rPr>
      </w:pPr>
      <w:r>
        <w:t xml:space="preserve">Highlighting in text: i.e. italics </w:t>
      </w:r>
    </w:p>
    <w:p w14:paraId="4CE8D2E5" w14:textId="396F099C" w:rsidR="00BB0D19" w:rsidRDefault="00BB0D19" w:rsidP="00BB0D19">
      <w:pPr>
        <w:pStyle w:val="BodyText"/>
        <w:jc w:val="both"/>
      </w:pPr>
      <w:r>
        <w:t xml:space="preserve">Uniform spelling: </w:t>
      </w:r>
      <w:ins w:id="293" w:author="Pawel KAMINSKI" w:date="2025-02-27T13:55:00Z" w16du:dateUtc="2025-02-27T12:55:00Z">
        <w:r w:rsidR="0081169A">
          <w:t>a</w:t>
        </w:r>
      </w:ins>
      <w:del w:id="294" w:author="Pawel KAMINSKI" w:date="2025-02-27T13:55:00Z" w16du:dateUtc="2025-02-27T12:55:00Z">
        <w:r w:rsidDel="0081169A">
          <w:delText>A</w:delText>
        </w:r>
      </w:del>
      <w:r>
        <w:t xml:space="preserve">bbreviations (i.e. fig., tab.), </w:t>
      </w:r>
      <w:ins w:id="295" w:author="Deutsch, Verena" w:date="2024-04-16T16:46:00Z">
        <w:r w:rsidR="009D36B0">
          <w:t>f</w:t>
        </w:r>
      </w:ins>
      <w:del w:id="296" w:author="Deutsch, Verena" w:date="2024-04-16T16:46:00Z">
        <w:r w:rsidDel="009D36B0">
          <w:delText>F</w:delText>
        </w:r>
      </w:del>
      <w:r>
        <w:t>oreign words etc.</w:t>
      </w:r>
    </w:p>
    <w:p w14:paraId="1AEF69A5" w14:textId="77777777" w:rsidR="00BB0D19" w:rsidRDefault="00BB0D19" w:rsidP="00BB0D19">
      <w:pPr>
        <w:pStyle w:val="BodyText"/>
      </w:pPr>
      <w:r>
        <w:t>:::{important}</w:t>
      </w:r>
      <w:r>
        <w:br/>
        <w:t>Please use a metric system such as the International System of Units (SI). For compound units, Unicode symbols must be used.</w:t>
      </w:r>
      <w:r>
        <w:br/>
        <w:t>:::</w:t>
      </w:r>
    </w:p>
    <w:p w14:paraId="6DB4993C" w14:textId="77777777" w:rsidR="00BB0D19" w:rsidRPr="008874A4" w:rsidRDefault="00BB0D19" w:rsidP="00BB0D19">
      <w:pPr>
        <w:pStyle w:val="BodyText"/>
      </w:pPr>
    </w:p>
    <w:p w14:paraId="446778C6" w14:textId="5B98CF96" w:rsidR="00BB0D19" w:rsidRDefault="00BB0D19">
      <w:pPr>
        <w:pStyle w:val="Heading2"/>
        <w:pPrChange w:id="297" w:author="Pawel KAMINSKI" w:date="2024-06-03T12:39:00Z">
          <w:pPr>
            <w:pStyle w:val="Heading1"/>
          </w:pPr>
        </w:pPrChange>
      </w:pPr>
      <w:commentRangeStart w:id="298"/>
      <w:commentRangeStart w:id="299"/>
      <w:commentRangeStart w:id="300"/>
      <w:r>
        <w:t xml:space="preserve">Please Avoid </w:t>
      </w:r>
      <w:ins w:id="301" w:author="Pawel KAMINSKI" w:date="2025-01-17T15:12:00Z">
        <w:r w:rsidR="00FF68C1">
          <w:t>T</w:t>
        </w:r>
      </w:ins>
      <w:del w:id="302" w:author="Pawel KAMINSKI" w:date="2025-01-17T15:12:00Z">
        <w:r w:rsidDel="00FF68C1">
          <w:delText>t</w:delText>
        </w:r>
      </w:del>
      <w:r>
        <w:t>he Following</w:t>
      </w:r>
      <w:commentRangeEnd w:id="298"/>
      <w:r>
        <w:rPr>
          <w:rStyle w:val="CommentReference"/>
        </w:rPr>
        <w:commentReference w:id="298"/>
      </w:r>
      <w:commentRangeEnd w:id="299"/>
      <w:r>
        <w:rPr>
          <w:rStyle w:val="CommentReference"/>
        </w:rPr>
        <w:commentReference w:id="299"/>
      </w:r>
      <w:commentRangeEnd w:id="300"/>
      <w:r w:rsidR="000161E5">
        <w:rPr>
          <w:rStyle w:val="CommentReference"/>
          <w:rFonts w:asciiTheme="minorHAnsi" w:eastAsiaTheme="minorHAnsi" w:hAnsiTheme="minorHAnsi" w:cstheme="minorBidi"/>
          <w:b w:val="0"/>
          <w:bCs w:val="0"/>
          <w:color w:val="auto"/>
        </w:rPr>
        <w:commentReference w:id="300"/>
      </w:r>
    </w:p>
    <w:p w14:paraId="50912603" w14:textId="77777777" w:rsidR="00BB0D19" w:rsidRDefault="00BB0D19" w:rsidP="00BB0D19">
      <w:pPr>
        <w:pStyle w:val="BodyText"/>
        <w:numPr>
          <w:ilvl w:val="0"/>
          <w:numId w:val="36"/>
        </w:numPr>
      </w:pPr>
      <w:r w:rsidRPr="0054153E">
        <w:t xml:space="preserve">The abbreviations </w:t>
      </w:r>
      <w:r w:rsidRPr="0054153E">
        <w:rPr>
          <w:i/>
          <w:iCs/>
        </w:rPr>
        <w:t>ibid</w:t>
      </w:r>
      <w:r w:rsidRPr="0054153E">
        <w:t xml:space="preserve">, </w:t>
      </w:r>
      <w:proofErr w:type="spellStart"/>
      <w:r w:rsidRPr="0054153E">
        <w:rPr>
          <w:i/>
          <w:iCs/>
        </w:rPr>
        <w:t>ebd</w:t>
      </w:r>
      <w:proofErr w:type="spellEnd"/>
      <w:r w:rsidRPr="0054153E">
        <w:t xml:space="preserve">., </w:t>
      </w:r>
      <w:proofErr w:type="spellStart"/>
      <w:r w:rsidRPr="0054153E">
        <w:rPr>
          <w:i/>
          <w:iCs/>
        </w:rPr>
        <w:t>a.a.O.</w:t>
      </w:r>
      <w:proofErr w:type="spellEnd"/>
      <w:r w:rsidRPr="0054153E">
        <w:t xml:space="preserve">, </w:t>
      </w:r>
      <w:r w:rsidRPr="0054153E">
        <w:rPr>
          <w:i/>
          <w:iCs/>
        </w:rPr>
        <w:t>op. cit.</w:t>
      </w:r>
      <w:r w:rsidRPr="0054153E">
        <w:t xml:space="preserve">, </w:t>
      </w:r>
      <w:r w:rsidRPr="0054153E">
        <w:rPr>
          <w:i/>
          <w:iCs/>
        </w:rPr>
        <w:t>p.</w:t>
      </w:r>
      <w:r w:rsidRPr="0054153E">
        <w:t xml:space="preserve"> and </w:t>
      </w:r>
      <w:r w:rsidRPr="0054153E">
        <w:rPr>
          <w:i/>
          <w:iCs/>
        </w:rPr>
        <w:t>pp.</w:t>
      </w:r>
      <w:r>
        <w:t xml:space="preserve"> in your citations.</w:t>
      </w:r>
    </w:p>
    <w:p w14:paraId="6B6C1203" w14:textId="77777777" w:rsidR="00BB0D19" w:rsidRDefault="00BB0D19" w:rsidP="00BB0D19">
      <w:pPr>
        <w:pStyle w:val="BodyText"/>
        <w:numPr>
          <w:ilvl w:val="0"/>
          <w:numId w:val="36"/>
        </w:numPr>
      </w:pPr>
      <w:r>
        <w:t>Referencing pages.</w:t>
      </w:r>
    </w:p>
    <w:p w14:paraId="2BFBDD86" w14:textId="77777777" w:rsidR="00BB0D19" w:rsidRDefault="00BB0D19" w:rsidP="00BB0D19">
      <w:pPr>
        <w:pStyle w:val="BodyText"/>
        <w:numPr>
          <w:ilvl w:val="0"/>
          <w:numId w:val="36"/>
        </w:numPr>
      </w:pPr>
      <w:r w:rsidRPr="0054153E">
        <w:t>Indentation with space characters or tabs</w:t>
      </w:r>
      <w:r>
        <w:t>.</w:t>
      </w:r>
    </w:p>
    <w:p w14:paraId="786E2ED3" w14:textId="77777777" w:rsidR="00BB0D19" w:rsidRDefault="00BB0D19" w:rsidP="00BB0D19">
      <w:pPr>
        <w:pStyle w:val="BodyText"/>
        <w:numPr>
          <w:ilvl w:val="0"/>
          <w:numId w:val="36"/>
        </w:numPr>
      </w:pPr>
      <w:r w:rsidRPr="0054153E">
        <w:rPr>
          <w:highlight w:val="yellow"/>
        </w:rPr>
        <w:t>Highlights</w:t>
      </w:r>
      <w:r>
        <w:t xml:space="preserve"> and </w:t>
      </w:r>
      <w:r w:rsidRPr="0054153E">
        <w:rPr>
          <w:u w:val="single"/>
        </w:rPr>
        <w:t>underlines</w:t>
      </w:r>
      <w:r>
        <w:t>.</w:t>
      </w:r>
    </w:p>
    <w:p w14:paraId="6786E941" w14:textId="3ADCF1C6" w:rsidR="00BB0D19" w:rsidRDefault="00BB0D19" w:rsidP="005653C3">
      <w:pPr>
        <w:pStyle w:val="BodyText"/>
        <w:numPr>
          <w:ilvl w:val="0"/>
          <w:numId w:val="36"/>
        </w:numPr>
      </w:pPr>
      <w:r>
        <w:t>Mismatching or incorrect quotation marks (e.g. ″…</w:t>
      </w:r>
      <w:r w:rsidRPr="00423DA4">
        <w:rPr>
          <w:rFonts w:ascii="Times New Roman" w:hAnsi="Times New Roman" w:cs="Times New Roman"/>
        </w:rPr>
        <w:t>‶</w:t>
      </w:r>
      <w:r>
        <w:t xml:space="preserve"> instead of correct “…”).</w:t>
      </w:r>
    </w:p>
    <w:p w14:paraId="606A5C8C" w14:textId="77777777" w:rsidR="00E70648" w:rsidRDefault="00E70648" w:rsidP="00E70648">
      <w:pPr>
        <w:pStyle w:val="BodyText"/>
        <w:rPr>
          <w:ins w:id="304" w:author="Pawel KAMINSKI" w:date="2025-02-03T13:45:00Z"/>
        </w:rPr>
      </w:pPr>
    </w:p>
    <w:p w14:paraId="27C406B8" w14:textId="77777777" w:rsidR="00185195" w:rsidRDefault="00185195" w:rsidP="00E70648">
      <w:pPr>
        <w:pStyle w:val="BodyText"/>
        <w:rPr>
          <w:ins w:id="305" w:author="Pawel KAMINSKI" w:date="2025-02-03T13:45:00Z"/>
        </w:rPr>
      </w:pPr>
    </w:p>
    <w:p w14:paraId="5AE4E77C" w14:textId="77777777" w:rsidR="00185195" w:rsidRDefault="00185195" w:rsidP="00E70648">
      <w:pPr>
        <w:pStyle w:val="BodyText"/>
        <w:rPr>
          <w:ins w:id="306" w:author="Pawel KAMINSKI" w:date="2025-02-03T13:45:00Z"/>
        </w:rPr>
      </w:pPr>
    </w:p>
    <w:p w14:paraId="6E77C13E" w14:textId="77777777" w:rsidR="00185195" w:rsidRDefault="00185195" w:rsidP="00E70648">
      <w:pPr>
        <w:pStyle w:val="BodyText"/>
        <w:rPr>
          <w:ins w:id="307" w:author="Pawel KAMINSKI" w:date="2025-02-03T13:45:00Z"/>
        </w:rPr>
      </w:pPr>
    </w:p>
    <w:p w14:paraId="01828DD1" w14:textId="77777777" w:rsidR="00185195" w:rsidRDefault="00185195" w:rsidP="00E70648">
      <w:pPr>
        <w:pStyle w:val="BodyText"/>
        <w:rPr>
          <w:ins w:id="308" w:author="Pawel KAMINSKI" w:date="2025-02-03T13:45:00Z"/>
        </w:rPr>
      </w:pPr>
    </w:p>
    <w:p w14:paraId="6795A3D4" w14:textId="77777777" w:rsidR="00185195" w:rsidRDefault="00185195" w:rsidP="00E70648">
      <w:pPr>
        <w:pStyle w:val="BodyText"/>
        <w:rPr>
          <w:ins w:id="309" w:author="Pawel KAMINSKI" w:date="2025-02-03T13:45:00Z"/>
        </w:rPr>
      </w:pPr>
    </w:p>
    <w:p w14:paraId="5625C515" w14:textId="77777777" w:rsidR="00185195" w:rsidRDefault="00185195" w:rsidP="00E70648">
      <w:pPr>
        <w:pStyle w:val="BodyText"/>
        <w:rPr>
          <w:ins w:id="310" w:author="Pawel KAMINSKI" w:date="2025-02-03T13:45:00Z"/>
        </w:rPr>
      </w:pPr>
    </w:p>
    <w:p w14:paraId="77024793" w14:textId="77777777" w:rsidR="00185195" w:rsidRPr="007F40ED" w:rsidRDefault="00185195" w:rsidP="00E70648">
      <w:pPr>
        <w:pStyle w:val="BodyText"/>
      </w:pPr>
    </w:p>
    <w:sectPr w:rsidR="00185195" w:rsidRPr="007F40E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utsch, Verena" w:date="2024-04-29T15:24:00Z" w:initials="DV">
    <w:p w14:paraId="3BB1D611" w14:textId="77777777" w:rsidR="00DE33DE" w:rsidRDefault="006D096D">
      <w:pPr>
        <w:pStyle w:val="CommentText"/>
      </w:pPr>
      <w:r>
        <w:rPr>
          <w:rStyle w:val="CommentReference"/>
        </w:rPr>
        <w:annotationRef/>
      </w:r>
      <w:r w:rsidR="00DE33DE">
        <w:t xml:space="preserve">General note on heading levels and Title Case vs. Sentence Case: </w:t>
      </w:r>
      <w:r w:rsidR="00DE33DE">
        <w:br/>
        <w:t xml:space="preserve">The options are: </w:t>
      </w:r>
      <w:r w:rsidR="00DE33DE">
        <w:br/>
        <w:t>a) Title Case of chapter main heading; followed by Sentence Case for all headings within the chapter.</w:t>
      </w:r>
      <w:r w:rsidR="00DE33DE">
        <w:br/>
        <w:t>b) Title Case for all headings</w:t>
      </w:r>
      <w:r w:rsidR="00DE33DE">
        <w:br/>
        <w:t>c) Sentence Case for all headings</w:t>
      </w:r>
      <w:r w:rsidR="00DE33DE">
        <w:br/>
        <w:t>(b and a have been commonly used in the SDHH book series so far and would therefore be our preference)</w:t>
      </w:r>
      <w:r w:rsidR="00DE33DE">
        <w:br/>
      </w:r>
      <w:r w:rsidR="00DE33DE">
        <w:br/>
        <w:t>Not an option, because highly unusual: Sentence Case of the main heading, followed by Title Case</w:t>
      </w:r>
    </w:p>
  </w:comment>
  <w:comment w:id="1" w:author="Deutsch, Verena" w:date="2024-04-29T15:41:00Z" w:initials="DV">
    <w:p w14:paraId="3CBA4EE3" w14:textId="1E246100" w:rsidR="0E5142CA" w:rsidRDefault="0E5142CA">
      <w:pPr>
        <w:pStyle w:val="CommentText"/>
      </w:pPr>
      <w:r>
        <w:t xml:space="preserve">Furthermore, a decision regarding the hierarchy level of the main chapter heading should be made and applied consistently. On the platform, "general remarks" seems to be missing a general main heading if you compare it to the second section ("guidlines on MS word"). I think the formatting of section 3 (interactive elements) is best since it has a clear heading (visible on top and to the left) but this main heading doesn't get repeated as part of the content on the right hand side. </w:t>
      </w:r>
      <w:r>
        <w:rPr>
          <w:rStyle w:val="CommentReference"/>
        </w:rPr>
        <w:annotationRef/>
      </w:r>
    </w:p>
    <w:p w14:paraId="491960A3" w14:textId="646F925C" w:rsidR="0E5142CA" w:rsidRDefault="0E5142CA">
      <w:pPr>
        <w:pStyle w:val="CommentText"/>
      </w:pPr>
    </w:p>
  </w:comment>
  <w:comment w:id="2" w:author="Deutsch, Verena" w:date="2024-04-29T15:42:00Z" w:initials="DV">
    <w:p w14:paraId="10252CC0" w14:textId="2F87EB3C" w:rsidR="00C576F1" w:rsidRDefault="00C576F1">
      <w:pPr>
        <w:pStyle w:val="CommentText"/>
      </w:pPr>
      <w:r>
        <w:rPr>
          <w:rStyle w:val="CommentReference"/>
        </w:rPr>
        <w:annotationRef/>
      </w:r>
      <w:r>
        <w:rPr>
          <w:noProof/>
        </w:rPr>
        <w:drawing>
          <wp:inline distT="0" distB="0" distL="0" distR="0" wp14:anchorId="0C5837FD" wp14:editId="1783A36B">
            <wp:extent cx="5943600" cy="1402080"/>
            <wp:effectExtent l="0" t="0" r="0" b="762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1402080"/>
                    </a:xfrm>
                    <a:prstGeom prst="rect">
                      <a:avLst/>
                    </a:prstGeom>
                  </pic:spPr>
                </pic:pic>
              </a:graphicData>
            </a:graphic>
          </wp:inline>
        </w:drawing>
      </w:r>
    </w:p>
  </w:comment>
  <w:comment w:id="3" w:author="Deutsch, Verena" w:date="2024-04-29T15:42:00Z" w:initials="DV">
    <w:p w14:paraId="45E75D1D" w14:textId="01690BCE" w:rsidR="00C576F1" w:rsidRDefault="00C576F1">
      <w:pPr>
        <w:pStyle w:val="CommentText"/>
      </w:pPr>
      <w:r>
        <w:rPr>
          <w:rStyle w:val="CommentReference"/>
        </w:rPr>
        <w:annotationRef/>
      </w:r>
      <w:r>
        <w:rPr>
          <w:noProof/>
        </w:rPr>
        <w:drawing>
          <wp:inline distT="0" distB="0" distL="0" distR="0" wp14:anchorId="35F6810E" wp14:editId="407C6260">
            <wp:extent cx="5943600" cy="1467485"/>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1467485"/>
                    </a:xfrm>
                    <a:prstGeom prst="rect">
                      <a:avLst/>
                    </a:prstGeom>
                  </pic:spPr>
                </pic:pic>
              </a:graphicData>
            </a:graphic>
          </wp:inline>
        </w:drawing>
      </w:r>
    </w:p>
  </w:comment>
  <w:comment w:id="4" w:author="Deutsch, Verena" w:date="2024-04-29T15:42:00Z" w:initials="DV">
    <w:p w14:paraId="44655090" w14:textId="00F8FEB2" w:rsidR="00E3534C" w:rsidRDefault="00E3534C">
      <w:pPr>
        <w:pStyle w:val="CommentText"/>
      </w:pPr>
      <w:r>
        <w:rPr>
          <w:rStyle w:val="CommentReference"/>
        </w:rPr>
        <w:annotationRef/>
      </w:r>
      <w:r>
        <w:rPr>
          <w:noProof/>
        </w:rPr>
        <w:drawing>
          <wp:inline distT="0" distB="0" distL="0" distR="0" wp14:anchorId="6B4FA1A4" wp14:editId="475CA71C">
            <wp:extent cx="5943600" cy="1216025"/>
            <wp:effectExtent l="0" t="0" r="0" b="3175"/>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pic:nvPicPr>
                  <pic:blipFill>
                    <a:blip r:embed="rId3">
                      <a:extLst>
                        <a:ext uri="{28A0092B-C50C-407E-A947-70E740481C1C}">
                          <a14:useLocalDpi xmlns:a14="http://schemas.microsoft.com/office/drawing/2010/main" val="0"/>
                        </a:ext>
                      </a:extLst>
                    </a:blip>
                    <a:stretch>
                      <a:fillRect/>
                    </a:stretch>
                  </pic:blipFill>
                  <pic:spPr>
                    <a:xfrm>
                      <a:off x="0" y="0"/>
                      <a:ext cx="5943600" cy="1216025"/>
                    </a:xfrm>
                    <a:prstGeom prst="rect">
                      <a:avLst/>
                    </a:prstGeom>
                  </pic:spPr>
                </pic:pic>
              </a:graphicData>
            </a:graphic>
          </wp:inline>
        </w:drawing>
      </w:r>
    </w:p>
  </w:comment>
  <w:comment w:id="5" w:author="Gabor Mihaly TOTH" w:date="2024-05-28T09:15:00Z" w:initials="GT">
    <w:p w14:paraId="603E9161" w14:textId="357E146A" w:rsidR="00D8230E" w:rsidRDefault="00D8230E">
      <w:pPr>
        <w:pStyle w:val="CommentText"/>
      </w:pPr>
      <w:r>
        <w:rPr>
          <w:rStyle w:val="CommentReference"/>
        </w:rPr>
        <w:annotationRef/>
      </w:r>
      <w:r w:rsidRPr="26AB8303">
        <w:t>@verena.deutsch@degruyter.com this is unclear to me, please describe in the text itself</w:t>
      </w:r>
    </w:p>
  </w:comment>
  <w:comment w:id="6" w:author="Pawel KAMINSKI" w:date="2024-06-03T12:11:00Z" w:initials="PK">
    <w:p w14:paraId="7BDA6915" w14:textId="77777777" w:rsidR="008F5633" w:rsidRDefault="001C45AC">
      <w:pPr>
        <w:pStyle w:val="CommentText"/>
      </w:pPr>
      <w:r>
        <w:rPr>
          <w:rStyle w:val="CommentReference"/>
        </w:rPr>
        <w:annotationRef/>
      </w:r>
      <w:r w:rsidR="008F5633">
        <w:t>We should have a broader discussion about how to approach those kinds of rules.</w:t>
      </w:r>
    </w:p>
    <w:p w14:paraId="04FE43A4" w14:textId="77777777" w:rsidR="008F5633" w:rsidRDefault="008F5633">
      <w:pPr>
        <w:pStyle w:val="CommentText"/>
      </w:pPr>
      <w:r>
        <w:rPr>
          <w:b/>
          <w:bCs/>
        </w:rPr>
        <w:t>Approach 1)</w:t>
      </w:r>
      <w:r>
        <w:t xml:space="preserve"> This is a problem that can be easily detected by the computer. The platform can easily check the headings and show the warnings on the web page to the author (e.g. as a checklist) or send it by mail.</w:t>
      </w:r>
    </w:p>
    <w:p w14:paraId="2975AB8B" w14:textId="77777777" w:rsidR="008F5633" w:rsidRDefault="008F5633">
      <w:pPr>
        <w:pStyle w:val="CommentText"/>
      </w:pPr>
      <w:r>
        <w:rPr>
          <w:b/>
          <w:bCs/>
        </w:rPr>
        <w:t>Approach 2)</w:t>
      </w:r>
      <w:r>
        <w:t xml:space="preserve"> In easy rules like this the platform can not only validate it, but also automatically fix it for all outputs (i.e. for the digital version and for the file from which the paper version will be made). The downside will be that the platform won’t be able to change the input Word file, so there will be a small discrepancy between the input and the output.</w:t>
      </w:r>
    </w:p>
    <w:p w14:paraId="7F6B184A" w14:textId="77777777" w:rsidR="008F5633" w:rsidRDefault="008F5633" w:rsidP="00515FFF">
      <w:pPr>
        <w:pStyle w:val="CommentText"/>
      </w:pPr>
      <w:r>
        <w:br/>
        <w:t>I am strongly for the first approach. Authors/editors should have a final say.</w:t>
      </w:r>
      <w:r>
        <w:br/>
      </w:r>
      <w:r>
        <w:br/>
        <w:t>As for the</w:t>
      </w:r>
      <w:r>
        <w:rPr>
          <w:b/>
          <w:bCs/>
        </w:rPr>
        <w:t xml:space="preserve"> </w:t>
      </w:r>
      <w:r>
        <w:t>consistent heading styling, it is important to note that all “Heading 1” titles will be automatically included in the Table of Contents. Therefore in most cases a book should be split into chapters, one file per chapter, with a single “Heading 1” title per file/chapter. I can write a validation rule to check if there is only one “Heading 1” title per file and another validation rule to check if the heading hierarchy is preserved, e.g. if after heading 1 there is a heading 2 and not heading 3.</w:t>
      </w:r>
    </w:p>
  </w:comment>
  <w:comment w:id="9" w:author="Deutsch, Verena [2]" w:date="2024-04-16T16:44:00Z" w:initials="DV">
    <w:p w14:paraId="78F8C29B" w14:textId="74D2702F" w:rsidR="00E6075A" w:rsidRDefault="009D36B0" w:rsidP="247DB3CB">
      <w:pPr>
        <w:pStyle w:val="CommentText"/>
      </w:pPr>
      <w:r>
        <w:rPr>
          <w:rStyle w:val="CommentReference"/>
        </w:rPr>
        <w:annotationRef/>
      </w:r>
      <w:r w:rsidR="247DB3CB">
        <w:t>I know we will start by publishing only monographs, but you are talking about an anthology further down the document (which I think is a good thing), so maybe we can replace this with the word "Publication" or something similar.</w:t>
      </w:r>
    </w:p>
  </w:comment>
  <w:comment w:id="10" w:author="Gabor Mihaly TOTH" w:date="2024-05-28T09:18:00Z" w:initials="GT">
    <w:p w14:paraId="4D012C86" w14:textId="3A3DA4BA" w:rsidR="00D8230E" w:rsidRDefault="00D8230E">
      <w:pPr>
        <w:pStyle w:val="CommentText"/>
      </w:pPr>
      <w:r>
        <w:rPr>
          <w:rStyle w:val="CommentReference"/>
        </w:rPr>
        <w:annotationRef/>
      </w:r>
      <w:r>
        <w:fldChar w:fldCharType="begin"/>
      </w:r>
      <w:r>
        <w:instrText xml:space="preserve"> HYPERLINK "mailto:pawel.kaminski@uni.lu"</w:instrText>
      </w:r>
      <w:bookmarkStart w:id="12" w:name="_@_99A17677DD8C4B33B7804BAF3DBF4A63Z"/>
      <w:r>
        <w:fldChar w:fldCharType="separate"/>
      </w:r>
      <w:bookmarkEnd w:id="12"/>
      <w:r w:rsidRPr="508211EC">
        <w:rPr>
          <w:rStyle w:val="Mention"/>
          <w:noProof/>
        </w:rPr>
        <w:t>@Pawel KAMINSKI</w:t>
      </w:r>
      <w:r>
        <w:fldChar w:fldCharType="end"/>
      </w:r>
      <w:r w:rsidRPr="2240F792">
        <w:t xml:space="preserve"> remove it</w:t>
      </w:r>
    </w:p>
  </w:comment>
  <w:comment w:id="11" w:author="Pawel KAMINSKI" w:date="2024-06-03T12:12:00Z" w:initials="PK">
    <w:p w14:paraId="111C499D" w14:textId="77777777" w:rsidR="00D23060" w:rsidRDefault="00D23060" w:rsidP="00515FFF">
      <w:pPr>
        <w:pStyle w:val="CommentText"/>
      </w:pPr>
      <w:r>
        <w:rPr>
          <w:rStyle w:val="CommentReference"/>
        </w:rPr>
        <w:annotationRef/>
      </w:r>
      <w:r>
        <w:t>We should have a broader discussion about the name of this project. Then we could just insert the name here and refer to the platform by its name.</w:t>
      </w:r>
    </w:p>
  </w:comment>
  <w:comment w:id="13" w:author="Deutsch, Verena [2]" w:date="2024-04-16T17:09:00Z" w:initials="DV">
    <w:p w14:paraId="7D7A6219" w14:textId="48DB39F5" w:rsidR="009F2EB2" w:rsidRDefault="009F2EB2" w:rsidP="001D4E67">
      <w:pPr>
        <w:pStyle w:val="CommentText"/>
      </w:pPr>
      <w:r>
        <w:rPr>
          <w:rStyle w:val="CommentReference"/>
        </w:rPr>
        <w:annotationRef/>
      </w:r>
      <w:r>
        <w:t>We could upload the series stylesheet / our history stylesheet since the first test volumes will be part of the SDHH series</w:t>
      </w:r>
    </w:p>
  </w:comment>
  <w:comment w:id="21" w:author="Gabor Mihaly TOTH" w:date="2024-05-28T09:16:00Z" w:initials="GT">
    <w:p w14:paraId="23ADEE30" w14:textId="71085439" w:rsidR="00D8230E" w:rsidRDefault="00D8230E">
      <w:pPr>
        <w:pStyle w:val="CommentText"/>
      </w:pPr>
      <w:r>
        <w:rPr>
          <w:rStyle w:val="CommentReference"/>
        </w:rPr>
        <w:annotationRef/>
      </w:r>
      <w:r>
        <w:fldChar w:fldCharType="begin"/>
      </w:r>
      <w:r>
        <w:instrText xml:space="preserve"> HYPERLINK "mailto:pawel.kaminski@uni.lu"</w:instrText>
      </w:r>
      <w:bookmarkStart w:id="23" w:name="_@_644EFA51C0F348F2ADD59591E5F5DAE1Z"/>
      <w:r>
        <w:fldChar w:fldCharType="separate"/>
      </w:r>
      <w:bookmarkEnd w:id="23"/>
      <w:r w:rsidRPr="69BEF16A">
        <w:rPr>
          <w:rStyle w:val="Mention"/>
          <w:noProof/>
        </w:rPr>
        <w:t>@Pawel KAMINSKI</w:t>
      </w:r>
      <w:r>
        <w:fldChar w:fldCharType="end"/>
      </w:r>
      <w:r w:rsidRPr="51A91083">
        <w:t xml:space="preserve"> add it</w:t>
      </w:r>
    </w:p>
  </w:comment>
  <w:comment w:id="22" w:author="Pawel KAMINSKI" w:date="2024-06-03T17:01:00Z" w:initials="PK">
    <w:p w14:paraId="346F44FD" w14:textId="77777777" w:rsidR="00DA4574" w:rsidRDefault="0003676E" w:rsidP="00515FFF">
      <w:pPr>
        <w:pStyle w:val="CommentText"/>
      </w:pPr>
      <w:r>
        <w:rPr>
          <w:rStyle w:val="CommentReference"/>
        </w:rPr>
        <w:annotationRef/>
      </w:r>
      <w:r w:rsidR="00DA4574">
        <w:t>I made the template but first we have to create some stable place where it can be downloaded from.</w:t>
      </w:r>
    </w:p>
  </w:comment>
  <w:comment w:id="25" w:author="Deutsch, Verena" w:date="2024-04-29T15:43:00Z" w:initials="DV">
    <w:p w14:paraId="32FC3552" w14:textId="5CEF014A" w:rsidR="00E3534C" w:rsidRDefault="00E3534C">
      <w:pPr>
        <w:pStyle w:val="CommentText"/>
      </w:pPr>
      <w:r>
        <w:rPr>
          <w:rStyle w:val="CommentReference"/>
        </w:rPr>
        <w:annotationRef/>
      </w:r>
      <w:r>
        <w:t>This and all following should probably be Heading 2.</w:t>
      </w:r>
    </w:p>
  </w:comment>
  <w:comment w:id="26" w:author="Gabor Mihaly TOTH" w:date="2024-05-28T09:19:00Z" w:initials="GT">
    <w:p w14:paraId="7A4DBF0A" w14:textId="59C08BF1" w:rsidR="00D8230E" w:rsidRDefault="00D8230E">
      <w:pPr>
        <w:pStyle w:val="CommentText"/>
      </w:pPr>
      <w:r>
        <w:rPr>
          <w:rStyle w:val="CommentReference"/>
        </w:rPr>
        <w:annotationRef/>
      </w:r>
      <w:r>
        <w:fldChar w:fldCharType="begin"/>
      </w:r>
      <w:r>
        <w:instrText xml:space="preserve"> HYPERLINK "mailto:pawel.kaminski@uni.lu"</w:instrText>
      </w:r>
      <w:bookmarkStart w:id="30" w:name="_@_A7DA70355AD841BC96466F04868BBCB6Z"/>
      <w:r>
        <w:fldChar w:fldCharType="separate"/>
      </w:r>
      <w:bookmarkEnd w:id="30"/>
      <w:r w:rsidRPr="4670025D">
        <w:rPr>
          <w:rStyle w:val="Mention"/>
          <w:noProof/>
        </w:rPr>
        <w:t>@Pawel KAMINSKI</w:t>
      </w:r>
      <w:r>
        <w:fldChar w:fldCharType="end"/>
      </w:r>
      <w:r w:rsidRPr="048AD8BE">
        <w:t xml:space="preserve"> pls ammend it</w:t>
      </w:r>
    </w:p>
    <w:p w14:paraId="6FE41CE6" w14:textId="7BECA1B2" w:rsidR="00D8230E" w:rsidRDefault="00D8230E">
      <w:pPr>
        <w:pStyle w:val="CommentText"/>
      </w:pPr>
    </w:p>
  </w:comment>
  <w:comment w:id="77" w:author="Gabor Mihaly TOTH" w:date="2024-05-28T09:17:00Z" w:initials="GT">
    <w:p w14:paraId="7AB8521E" w14:textId="7FFD5D30" w:rsidR="00D8230E" w:rsidRPr="005A600A" w:rsidRDefault="00D8230E">
      <w:pPr>
        <w:pStyle w:val="CommentText"/>
        <w:rPr>
          <w:rFonts w:ascii="Segoe UI Emoji" w:hAnsi="Segoe UI Emoji"/>
        </w:rPr>
      </w:pPr>
      <w:r>
        <w:rPr>
          <w:rStyle w:val="CommentReference"/>
        </w:rPr>
        <w:annotationRef/>
      </w:r>
      <w:r>
        <w:fldChar w:fldCharType="begin"/>
      </w:r>
      <w:r>
        <w:instrText xml:space="preserve"> HYPERLINK "mailto:pawel.kaminski@uni.lu"</w:instrText>
      </w:r>
      <w:bookmarkStart w:id="79" w:name="_@_F5882CB9CDD9432B93D00495DC05A8F9Z"/>
      <w:r>
        <w:fldChar w:fldCharType="separate"/>
      </w:r>
      <w:bookmarkEnd w:id="79"/>
      <w:r w:rsidRPr="185AC2C9">
        <w:rPr>
          <w:rStyle w:val="Mention"/>
          <w:noProof/>
        </w:rPr>
        <w:t>@Pawel KAMINSKI</w:t>
      </w:r>
      <w:r>
        <w:fldChar w:fldCharType="end"/>
      </w:r>
      <w:r w:rsidRPr="4A865CF6">
        <w:t xml:space="preserve"> add it</w:t>
      </w:r>
    </w:p>
  </w:comment>
  <w:comment w:id="78" w:author="Pawel KAMINSKI" w:date="2024-06-03T16:27:00Z" w:initials="PK">
    <w:p w14:paraId="7E9B7126" w14:textId="77777777" w:rsidR="005A600A" w:rsidRDefault="005A600A" w:rsidP="00515FFF">
      <w:pPr>
        <w:pStyle w:val="CommentText"/>
      </w:pPr>
      <w:r>
        <w:rPr>
          <w:rStyle w:val="CommentReference"/>
        </w:rPr>
        <w:annotationRef/>
      </w:r>
      <w:r>
        <w:t>👍</w:t>
      </w:r>
    </w:p>
  </w:comment>
  <w:comment w:id="123" w:author="Deutsch, Verena" w:date="2024-04-29T15:43:00Z" w:initials="DV">
    <w:p w14:paraId="25692B22" w14:textId="2A9E35BB" w:rsidR="00D3796A" w:rsidRDefault="002C61E4">
      <w:pPr>
        <w:pStyle w:val="CommentText"/>
      </w:pPr>
      <w:r>
        <w:rPr>
          <w:rStyle w:val="CommentReference"/>
        </w:rPr>
        <w:annotationRef/>
      </w:r>
      <w:r w:rsidR="00D3796A">
        <w:t>Heading 3, etc.</w:t>
      </w:r>
      <w:r w:rsidR="00D3796A">
        <w:br/>
        <w:t>Here you are using Title Case, whereas for the next heading (Submission structure) you are using Sentence case even though they are on the same heading level. See my comment above.</w:t>
      </w:r>
      <w:r w:rsidR="00D3796A">
        <w:br/>
      </w:r>
      <w:r w:rsidR="00D3796A">
        <w:br/>
        <w:t>Not a priority, but if the computer could check for these types of mistakes, that would be fantastic!</w:t>
      </w:r>
    </w:p>
  </w:comment>
  <w:comment w:id="124" w:author="Gabor Mihaly TOTH" w:date="2024-05-28T09:19:00Z" w:initials="GT">
    <w:p w14:paraId="03EAA137" w14:textId="2AFFD16F" w:rsidR="00D8230E" w:rsidRDefault="00D8230E">
      <w:pPr>
        <w:pStyle w:val="CommentText"/>
      </w:pPr>
      <w:r>
        <w:rPr>
          <w:rStyle w:val="CommentReference"/>
        </w:rPr>
        <w:annotationRef/>
      </w:r>
      <w:r>
        <w:fldChar w:fldCharType="begin"/>
      </w:r>
      <w:r>
        <w:instrText xml:space="preserve"> HYPERLINK "mailto:pawel.kaminski@uni.lu"</w:instrText>
      </w:r>
      <w:bookmarkStart w:id="126" w:name="_@_140873DA907049049D6D0DE8CEBEC2EAZ"/>
      <w:r>
        <w:fldChar w:fldCharType="separate"/>
      </w:r>
      <w:bookmarkEnd w:id="126"/>
      <w:r w:rsidRPr="3BF9198A">
        <w:rPr>
          <w:rStyle w:val="Mention"/>
          <w:noProof/>
        </w:rPr>
        <w:t>@Pawel KAMINSKI</w:t>
      </w:r>
      <w:r>
        <w:fldChar w:fldCharType="end"/>
      </w:r>
      <w:r w:rsidRPr="6DEC1CA4">
        <w:t xml:space="preserve"> pls amend it</w:t>
      </w:r>
    </w:p>
  </w:comment>
  <w:comment w:id="125" w:author="Pawel KAMINSKI" w:date="2024-06-03T12:55:00Z" w:initials="PK">
    <w:p w14:paraId="57A7DC4C" w14:textId="77777777" w:rsidR="00010820" w:rsidRDefault="00010820" w:rsidP="00515FFF">
      <w:pPr>
        <w:pStyle w:val="CommentText"/>
      </w:pPr>
      <w:r>
        <w:rPr>
          <w:rStyle w:val="CommentReference"/>
        </w:rPr>
        <w:annotationRef/>
      </w:r>
      <w:r>
        <w:t>I changed to Title Case. I agree, this is a type of a task that the platform can do. The question is: should it just inform about inconsistency or try to remedy it? I am for "inform the user and leave the decision to him/her".</w:t>
      </w:r>
    </w:p>
  </w:comment>
  <w:comment w:id="127" w:author="Deutsch, Verena [2]" w:date="2024-04-16T16:28:00Z" w:initials="DV">
    <w:p w14:paraId="2EA529A7" w14:textId="1515BD9A" w:rsidR="0024609D" w:rsidRDefault="0024609D" w:rsidP="001D4E67">
      <w:pPr>
        <w:pStyle w:val="CommentText"/>
      </w:pPr>
      <w:r>
        <w:rPr>
          <w:rStyle w:val="CommentReference"/>
        </w:rPr>
        <w:annotationRef/>
      </w:r>
      <w:r>
        <w:t>We will need illustrations as separate image files for typesetting, i.e NOT inside the word file. We accept jpg, jpeg, tif and png</w:t>
      </w:r>
    </w:p>
  </w:comment>
  <w:comment w:id="128" w:author="Borlinghaus, Anton" w:date="2024-04-25T11:28:00Z" w:initials="BA">
    <w:p w14:paraId="6AC34F48" w14:textId="15DAF79A" w:rsidR="336905AA" w:rsidRDefault="2FAE333F">
      <w:pPr>
        <w:pStyle w:val="CommentText"/>
      </w:pPr>
      <w:r>
        <w:t>It gets clear further down in the document, but could be mentioned already here that the visualisations ect. has to be submitted separate in an assets folder.</w:t>
      </w:r>
      <w:r w:rsidR="336905AA">
        <w:annotationRef/>
      </w:r>
    </w:p>
  </w:comment>
  <w:comment w:id="129" w:author="Gabor Mihaly TOTH" w:date="2024-05-28T09:20:00Z" w:initials="GT">
    <w:p w14:paraId="05998B3D" w14:textId="259F94BB" w:rsidR="00D8230E" w:rsidRDefault="00D8230E">
      <w:pPr>
        <w:pStyle w:val="CommentText"/>
      </w:pPr>
      <w:r>
        <w:rPr>
          <w:rStyle w:val="CommentReference"/>
        </w:rPr>
        <w:annotationRef/>
      </w:r>
      <w:r>
        <w:fldChar w:fldCharType="begin"/>
      </w:r>
      <w:r>
        <w:instrText xml:space="preserve"> HYPERLINK "mailto:pawel.kaminski@uni.lu"</w:instrText>
      </w:r>
      <w:bookmarkStart w:id="131" w:name="_@_602860A66D4B4F4DA5D1362C81E01409Z"/>
      <w:r>
        <w:fldChar w:fldCharType="separate"/>
      </w:r>
      <w:bookmarkEnd w:id="131"/>
      <w:r w:rsidRPr="71116575">
        <w:rPr>
          <w:rStyle w:val="Mention"/>
          <w:noProof/>
        </w:rPr>
        <w:t>@Pawel KAMINSKI</w:t>
      </w:r>
      <w:r>
        <w:fldChar w:fldCharType="end"/>
      </w:r>
      <w:r w:rsidRPr="17A33C4A">
        <w:t xml:space="preserve"> pls mention it here as Anton says</w:t>
      </w:r>
    </w:p>
    <w:p w14:paraId="75E22FE3" w14:textId="317C8219" w:rsidR="00D8230E" w:rsidRDefault="00D8230E">
      <w:pPr>
        <w:pStyle w:val="CommentText"/>
      </w:pPr>
    </w:p>
  </w:comment>
  <w:comment w:id="130" w:author="Pawel KAMINSKI" w:date="2024-06-03T15:25:00Z" w:initials="PK">
    <w:p w14:paraId="69D8026F" w14:textId="77777777" w:rsidR="008E789D" w:rsidRDefault="0006795E" w:rsidP="00515FFF">
      <w:pPr>
        <w:pStyle w:val="CommentText"/>
      </w:pPr>
      <w:r>
        <w:rPr>
          <w:rStyle w:val="CommentReference"/>
        </w:rPr>
        <w:annotationRef/>
      </w:r>
      <w:r w:rsidR="008E789D">
        <w:t>I agree, clarification is needed here. As a sidenote, if for example an image is missing in the assets folder but included in the Word file, the platform can just save it to the assets folder to the author. Of course, it is still recommended for the author to do that by himself/herself, since by default MS Word does some compression. But in a lot of cases the quality is good enough and we should be able to simplify authors work by doing it for them.</w:t>
      </w:r>
    </w:p>
  </w:comment>
  <w:comment w:id="143" w:author="Borlinghaus, Anton" w:date="2024-04-30T16:02:00Z" w:initials="BA">
    <w:p w14:paraId="76F048E2" w14:textId="459CF5E9" w:rsidR="00F964E7" w:rsidRDefault="00F964E7">
      <w:pPr>
        <w:pStyle w:val="CommentText"/>
      </w:pPr>
      <w:r>
        <w:t>Please add a paragraph on how to submit the assets here an add them to the table.</w:t>
      </w:r>
      <w:r>
        <w:rPr>
          <w:rStyle w:val="CommentReference"/>
        </w:rPr>
        <w:annotationRef/>
      </w:r>
    </w:p>
  </w:comment>
  <w:comment w:id="144" w:author="Pawel KAMINSKI" w:date="2024-06-03T16:28:00Z" w:initials="PK">
    <w:p w14:paraId="1949697C" w14:textId="77777777" w:rsidR="00227C1E" w:rsidRDefault="00227C1E" w:rsidP="00515FFF">
      <w:pPr>
        <w:pStyle w:val="CommentText"/>
      </w:pPr>
      <w:r>
        <w:rPr>
          <w:rStyle w:val="CommentReference"/>
        </w:rPr>
        <w:annotationRef/>
      </w:r>
      <w:r>
        <w:t>👍</w:t>
      </w:r>
    </w:p>
  </w:comment>
  <w:comment w:id="145" w:author="Deutsch, Verena [2]" w:date="2024-04-16T16:28:00Z" w:initials="DV">
    <w:p w14:paraId="4CEC2D06" w14:textId="5F183BC0" w:rsidR="0024609D" w:rsidRDefault="0024609D" w:rsidP="001D4E67">
      <w:pPr>
        <w:pStyle w:val="CommentText"/>
      </w:pPr>
      <w:r>
        <w:rPr>
          <w:rStyle w:val="CommentReference"/>
        </w:rPr>
        <w:annotationRef/>
      </w:r>
      <w:r>
        <w:t>Add illustrations and illustration format here?</w:t>
      </w:r>
    </w:p>
  </w:comment>
  <w:comment w:id="146" w:author="Gabor Mihaly TOTH" w:date="2024-05-28T09:20:00Z" w:initials="GT">
    <w:p w14:paraId="26FBD5C7" w14:textId="7EC28DF1" w:rsidR="00D8230E" w:rsidRDefault="00D8230E">
      <w:pPr>
        <w:pStyle w:val="CommentText"/>
      </w:pPr>
      <w:r>
        <w:rPr>
          <w:rStyle w:val="CommentReference"/>
        </w:rPr>
        <w:annotationRef/>
      </w:r>
      <w:r>
        <w:fldChar w:fldCharType="begin"/>
      </w:r>
      <w:r>
        <w:instrText xml:space="preserve"> HYPERLINK "mailto:pawel.kaminski@uni.lu"</w:instrText>
      </w:r>
      <w:bookmarkStart w:id="148" w:name="_@_4F194CDCBCA1445D874BB412284C17E2Z"/>
      <w:r>
        <w:fldChar w:fldCharType="separate"/>
      </w:r>
      <w:bookmarkEnd w:id="148"/>
      <w:r w:rsidRPr="07AB9D5D">
        <w:rPr>
          <w:rStyle w:val="Mention"/>
          <w:noProof/>
        </w:rPr>
        <w:t>@Pawel KAMINSKI</w:t>
      </w:r>
      <w:r>
        <w:fldChar w:fldCharType="end"/>
      </w:r>
      <w:r w:rsidRPr="5A03791B">
        <w:t xml:space="preserve"> pls do as Anton and Verena say</w:t>
      </w:r>
    </w:p>
  </w:comment>
  <w:comment w:id="147" w:author="Pawel KAMINSKI" w:date="2024-06-03T16:28:00Z" w:initials="PK">
    <w:p w14:paraId="082C9AA5" w14:textId="77777777" w:rsidR="00227C1E" w:rsidRDefault="00227C1E" w:rsidP="00515FFF">
      <w:pPr>
        <w:pStyle w:val="CommentText"/>
      </w:pPr>
      <w:r>
        <w:rPr>
          <w:rStyle w:val="CommentReference"/>
        </w:rPr>
        <w:annotationRef/>
      </w:r>
      <w:r>
        <w:t>👍</w:t>
      </w:r>
    </w:p>
  </w:comment>
  <w:comment w:id="160" w:author="Deutsch, Verena [2]" w:date="2024-04-16T16:28:00Z" w:initials="DV">
    <w:p w14:paraId="2338E1EA" w14:textId="77777777" w:rsidR="003E42D9" w:rsidRDefault="003E42D9" w:rsidP="001D4E67">
      <w:pPr>
        <w:pStyle w:val="CommentText"/>
      </w:pPr>
      <w:r>
        <w:rPr>
          <w:rStyle w:val="CommentReference"/>
        </w:rPr>
        <w:annotationRef/>
      </w:r>
      <w:r>
        <w:t>Add illustrations and illustration format here?</w:t>
      </w:r>
    </w:p>
  </w:comment>
  <w:comment w:id="161" w:author="Gabor Mihaly TOTH" w:date="2024-05-28T09:20:00Z" w:initials="GT">
    <w:p w14:paraId="583F88E6" w14:textId="77777777" w:rsidR="003E42D9" w:rsidRDefault="003E42D9">
      <w:pPr>
        <w:pStyle w:val="CommentText"/>
      </w:pPr>
      <w:r>
        <w:rPr>
          <w:rStyle w:val="CommentReference"/>
        </w:rPr>
        <w:annotationRef/>
      </w:r>
      <w:r>
        <w:fldChar w:fldCharType="begin"/>
      </w:r>
      <w:r>
        <w:instrText xml:space="preserve"> HYPERLINK "mailto:pawel.kaminski@uni.lu"</w:instrText>
      </w:r>
      <w:bookmarkStart w:id="162" w:name="_@_FBA019012145438CA9C5D3CA4218BDFAZ"/>
      <w:r>
        <w:fldChar w:fldCharType="separate"/>
      </w:r>
      <w:bookmarkEnd w:id="162"/>
      <w:r w:rsidRPr="07AB9D5D">
        <w:rPr>
          <w:rStyle w:val="Mention"/>
          <w:noProof/>
        </w:rPr>
        <w:t>@Pawel KAMINSKI</w:t>
      </w:r>
      <w:r>
        <w:fldChar w:fldCharType="end"/>
      </w:r>
      <w:r w:rsidRPr="5A03791B">
        <w:t xml:space="preserve"> pls do as Anton and Verena say</w:t>
      </w:r>
    </w:p>
  </w:comment>
  <w:comment w:id="163" w:author="Pawel KAMINSKI" w:date="2024-06-03T16:28:00Z" w:initials="PK">
    <w:p w14:paraId="1873D6EB" w14:textId="77777777" w:rsidR="003E42D9" w:rsidRDefault="003E42D9" w:rsidP="00515FFF">
      <w:pPr>
        <w:pStyle w:val="CommentText"/>
      </w:pPr>
      <w:r>
        <w:rPr>
          <w:rStyle w:val="CommentReference"/>
        </w:rPr>
        <w:annotationRef/>
      </w:r>
      <w:r>
        <w:t>👍</w:t>
      </w:r>
    </w:p>
  </w:comment>
  <w:comment w:id="190" w:author="Deutsch, Verena [2]" w:date="2024-04-16T16:31:00Z" w:initials="DV">
    <w:p w14:paraId="5E97FB85" w14:textId="27887022" w:rsidR="0024609D" w:rsidRDefault="0024609D" w:rsidP="001D4E67">
      <w:pPr>
        <w:pStyle w:val="CommentText"/>
      </w:pPr>
      <w:r>
        <w:rPr>
          <w:rStyle w:val="CommentReference"/>
        </w:rPr>
        <w:annotationRef/>
      </w:r>
      <w:r>
        <w:t xml:space="preserve">This is great! Will I be able to download the package as a zip-folder, specifically the assets-package? </w:t>
      </w:r>
      <w:r>
        <w:br/>
      </w:r>
      <w:r>
        <w:br/>
        <w:t xml:space="preserve">How to we differentiate between assets that go into the digital version and assets for print/PDF? </w:t>
      </w:r>
    </w:p>
  </w:comment>
  <w:comment w:id="191" w:author="Gabor Mihaly TOTH" w:date="2024-05-28T09:21:00Z" w:initials="GT">
    <w:p w14:paraId="2552C00A" w14:textId="57E5F8C1" w:rsidR="00D8230E" w:rsidRDefault="00D8230E">
      <w:pPr>
        <w:pStyle w:val="CommentText"/>
      </w:pPr>
      <w:r>
        <w:rPr>
          <w:rStyle w:val="CommentReference"/>
        </w:rPr>
        <w:annotationRef/>
      </w:r>
      <w:r w:rsidRPr="36C9D60D">
        <w:t>they go to both</w:t>
      </w:r>
    </w:p>
  </w:comment>
  <w:comment w:id="206" w:author="Deutsch, Verena [2]" w:date="2024-04-16T16:36:00Z" w:initials="DV">
    <w:p w14:paraId="267F3050" w14:textId="77777777" w:rsidR="0024609D" w:rsidRDefault="0024609D" w:rsidP="001D4E67">
      <w:pPr>
        <w:pStyle w:val="CommentText"/>
      </w:pPr>
      <w:r>
        <w:rPr>
          <w:rStyle w:val="CommentReference"/>
        </w:rPr>
        <w:annotationRef/>
      </w:r>
      <w:r>
        <w:t>We need to figure out how we are differentiating between the numbering of figures in the digital version and in the Print/PDF version; i.e. if we talk about Fig. 12, are we talking about fig. 12 in the print or in the digital version (they are not necessarily the same).</w:t>
      </w:r>
    </w:p>
  </w:comment>
  <w:comment w:id="207" w:author="Gabor Mihaly TOTH" w:date="2024-05-28T09:22:00Z" w:initials="GT">
    <w:p w14:paraId="46C539A5" w14:textId="2C5B02B7" w:rsidR="00D8230E" w:rsidRDefault="00D8230E">
      <w:pPr>
        <w:pStyle w:val="CommentText"/>
      </w:pPr>
      <w:r>
        <w:rPr>
          <w:rStyle w:val="CommentReference"/>
        </w:rPr>
        <w:annotationRef/>
      </w:r>
      <w:r w:rsidRPr="3992D5B2">
        <w:t>they must be the same</w:t>
      </w:r>
    </w:p>
  </w:comment>
  <w:comment w:id="208" w:author="Pawel KAMINSKI" w:date="2024-06-03T16:38:00Z" w:initials="PK">
    <w:p w14:paraId="1F6D02A4" w14:textId="77777777" w:rsidR="00614496" w:rsidRDefault="00614496" w:rsidP="00515FFF">
      <w:pPr>
        <w:pStyle w:val="CommentText"/>
      </w:pPr>
      <w:r>
        <w:rPr>
          <w:rStyle w:val="CommentReference"/>
        </w:rPr>
        <w:annotationRef/>
      </w:r>
      <w:r>
        <w:t>I agree, they should always be the same. In case where author included e.g. a video that cannot be rendered in a paper version, it should still be present in the paper version, for example as an image with a still from the video with a QR code.</w:t>
      </w:r>
    </w:p>
  </w:comment>
  <w:comment w:id="217" w:author="Gabor Mihaly TOTH" w:date="2024-05-28T09:23:00Z" w:initials="GT">
    <w:p w14:paraId="1EDA98B8" w14:textId="75D77D88" w:rsidR="00D8230E" w:rsidRDefault="00D8230E">
      <w:pPr>
        <w:pStyle w:val="CommentText"/>
      </w:pPr>
      <w:r>
        <w:rPr>
          <w:rStyle w:val="CommentReference"/>
        </w:rPr>
        <w:annotationRef/>
      </w:r>
      <w:r w:rsidRPr="763B2E26">
        <w:t>describe or remove</w:t>
      </w:r>
    </w:p>
  </w:comment>
  <w:comment w:id="218" w:author="Gabor Mihaly TOTH" w:date="2024-05-28T09:23:00Z" w:initials="GT">
    <w:p w14:paraId="156F43E2" w14:textId="32DBF952" w:rsidR="00D8230E" w:rsidRDefault="00D8230E">
      <w:pPr>
        <w:pStyle w:val="CommentText"/>
      </w:pPr>
      <w:r>
        <w:rPr>
          <w:rStyle w:val="CommentReference"/>
        </w:rPr>
        <w:annotationRef/>
      </w:r>
      <w:r>
        <w:fldChar w:fldCharType="begin"/>
      </w:r>
      <w:r>
        <w:instrText xml:space="preserve"> HYPERLINK "mailto:pawel.kaminski@uni.lu"</w:instrText>
      </w:r>
      <w:bookmarkStart w:id="223" w:name="_@_1C9EBC6A55694D8683E1D1E8CFF5778FZ"/>
      <w:r>
        <w:fldChar w:fldCharType="separate"/>
      </w:r>
      <w:bookmarkEnd w:id="223"/>
      <w:r w:rsidRPr="76700C9E">
        <w:rPr>
          <w:rStyle w:val="Mention"/>
          <w:noProof/>
        </w:rPr>
        <w:t>@Pawel KAMINSKI</w:t>
      </w:r>
      <w:r>
        <w:fldChar w:fldCharType="end"/>
      </w:r>
      <w:r w:rsidRPr="505731DA">
        <w:t xml:space="preserve"> </w:t>
      </w:r>
    </w:p>
  </w:comment>
  <w:comment w:id="219" w:author="Pawel KAMINSKI" w:date="2024-06-03T16:39:00Z" w:initials="PK">
    <w:p w14:paraId="3ED7A9E7" w14:textId="77777777" w:rsidR="0088254E" w:rsidRDefault="0088254E" w:rsidP="00515FFF">
      <w:pPr>
        <w:pStyle w:val="CommentText"/>
      </w:pPr>
      <w:r>
        <w:rPr>
          <w:rStyle w:val="CommentReference"/>
        </w:rPr>
        <w:annotationRef/>
      </w:r>
      <w:r>
        <w:t>👍</w:t>
      </w:r>
    </w:p>
  </w:comment>
  <w:comment w:id="272" w:author="Deutsch, Verena [2]" w:date="2024-04-16T16:39:00Z" w:initials="DV">
    <w:p w14:paraId="2F2E069B" w14:textId="609E432C" w:rsidR="009D36B0" w:rsidRDefault="009D36B0" w:rsidP="001D4E67">
      <w:pPr>
        <w:pStyle w:val="CommentText"/>
      </w:pPr>
      <w:r>
        <w:rPr>
          <w:rStyle w:val="CommentReference"/>
        </w:rPr>
        <w:annotationRef/>
      </w:r>
      <w:r>
        <w:t>Afaik this is not available online but would be provided by me.</w:t>
      </w:r>
    </w:p>
  </w:comment>
  <w:comment w:id="273" w:author="Gabor Mihaly TOTH" w:date="2024-05-28T09:24:00Z" w:initials="GT">
    <w:p w14:paraId="114AFAF9" w14:textId="1DFBC0C5" w:rsidR="00D8230E" w:rsidRDefault="00D8230E">
      <w:pPr>
        <w:pStyle w:val="CommentText"/>
      </w:pPr>
      <w:r>
        <w:rPr>
          <w:rStyle w:val="CommentReference"/>
        </w:rPr>
        <w:annotationRef/>
      </w:r>
      <w:r>
        <w:fldChar w:fldCharType="begin"/>
      </w:r>
      <w:r>
        <w:instrText xml:space="preserve"> HYPERLINK "mailto:pawel.kaminski@uni.lu"</w:instrText>
      </w:r>
      <w:bookmarkStart w:id="275" w:name="_@_B51EC266FDE545FF934EE41F076A4E36Z"/>
      <w:r>
        <w:fldChar w:fldCharType="separate"/>
      </w:r>
      <w:bookmarkEnd w:id="275"/>
      <w:r w:rsidRPr="5DC21088">
        <w:rPr>
          <w:rStyle w:val="Mention"/>
          <w:noProof/>
        </w:rPr>
        <w:t>@Pawel KAMINSKI</w:t>
      </w:r>
      <w:r>
        <w:fldChar w:fldCharType="end"/>
      </w:r>
      <w:r w:rsidRPr="0F991506">
        <w:t xml:space="preserve"> add the email of Anton, who will provide it (Verena will be on leave)</w:t>
      </w:r>
    </w:p>
  </w:comment>
  <w:comment w:id="274" w:author="Pawel KAMINSKI" w:date="2024-06-03T16:46:00Z" w:initials="PK">
    <w:p w14:paraId="71BCF97C" w14:textId="77777777" w:rsidR="004A7AB5" w:rsidRDefault="001B1029" w:rsidP="00515FFF">
      <w:pPr>
        <w:pStyle w:val="CommentText"/>
      </w:pPr>
      <w:r>
        <w:rPr>
          <w:rStyle w:val="CommentReference"/>
        </w:rPr>
        <w:annotationRef/>
      </w:r>
      <w:r w:rsidR="004A7AB5">
        <w:t>Will it be available online in the future so that we can add a simple like to sent authors to the form?</w:t>
      </w:r>
    </w:p>
  </w:comment>
  <w:comment w:id="286" w:author="Deutsch, Verena" w:date="2024-04-29T16:01:00Z" w:initials="DV">
    <w:p w14:paraId="73C76078" w14:textId="38D92636" w:rsidR="07D51B92" w:rsidRDefault="07D51B92">
      <w:pPr>
        <w:pStyle w:val="CommentText"/>
      </w:pPr>
      <w:r>
        <w:t>Our requirement would be for all articles within a collected volume to be consistent in AE/BE and formatting of references etc., i.e. not just uniformity within one contribution but throughout the whole volume.</w:t>
      </w:r>
      <w:r>
        <w:rPr>
          <w:rStyle w:val="CommentReference"/>
        </w:rPr>
        <w:annotationRef/>
      </w:r>
    </w:p>
  </w:comment>
  <w:comment w:id="287" w:author="Gabor Mihaly TOTH" w:date="2024-05-28T09:24:00Z" w:initials="GT">
    <w:p w14:paraId="6677BB27" w14:textId="63D6B1D2" w:rsidR="00D8230E" w:rsidRDefault="00D8230E">
      <w:pPr>
        <w:pStyle w:val="CommentText"/>
      </w:pPr>
      <w:r>
        <w:rPr>
          <w:rStyle w:val="CommentReference"/>
        </w:rPr>
        <w:annotationRef/>
      </w:r>
      <w:r>
        <w:fldChar w:fldCharType="begin"/>
      </w:r>
      <w:r>
        <w:instrText xml:space="preserve"> HYPERLINK "mailto:pawel.kaminski@uni.lu"</w:instrText>
      </w:r>
      <w:bookmarkStart w:id="290" w:name="_@_DE758C3EDF78448895C4EA7BC3CD5E7FZ"/>
      <w:r>
        <w:fldChar w:fldCharType="separate"/>
      </w:r>
      <w:bookmarkEnd w:id="290"/>
      <w:r w:rsidRPr="2923554A">
        <w:rPr>
          <w:rStyle w:val="Mention"/>
          <w:noProof/>
        </w:rPr>
        <w:t>@Pawel KAMINSKI</w:t>
      </w:r>
      <w:r>
        <w:fldChar w:fldCharType="end"/>
      </w:r>
      <w:r w:rsidRPr="19FF9157">
        <w:t xml:space="preserve"> pls add this </w:t>
      </w:r>
    </w:p>
  </w:comment>
  <w:comment w:id="288" w:author="Pawel KAMINSKI" w:date="2024-06-03T16:58:00Z" w:initials="PK">
    <w:p w14:paraId="0C5D9214" w14:textId="77777777" w:rsidR="00BB54D4" w:rsidRDefault="00BB54D4" w:rsidP="00515FFF">
      <w:pPr>
        <w:pStyle w:val="CommentText"/>
      </w:pPr>
      <w:r>
        <w:rPr>
          <w:rStyle w:val="CommentReference"/>
        </w:rPr>
        <w:annotationRef/>
      </w:r>
      <w:r>
        <w:t>I removed the confusing part.</w:t>
      </w:r>
    </w:p>
  </w:comment>
  <w:comment w:id="298" w:author="Deutsch, Verena" w:date="2024-04-29T16:02:00Z" w:initials="DV">
    <w:p w14:paraId="1E316C56" w14:textId="02BE15F2" w:rsidR="07D51B92" w:rsidRDefault="07D51B92">
      <w:pPr>
        <w:pStyle w:val="CommentText"/>
      </w:pPr>
      <w:r>
        <w:t>correct heading level or sub-section to the Formatting section?</w:t>
      </w:r>
      <w:r>
        <w:rPr>
          <w:rStyle w:val="CommentReference"/>
        </w:rPr>
        <w:annotationRef/>
      </w:r>
    </w:p>
  </w:comment>
  <w:comment w:id="299" w:author="Gabor Mihaly TOTH" w:date="2024-05-28T09:25:00Z" w:initials="GT">
    <w:p w14:paraId="20F35398" w14:textId="12D7DD26" w:rsidR="00D8230E" w:rsidRDefault="00D8230E">
      <w:pPr>
        <w:pStyle w:val="CommentText"/>
      </w:pPr>
      <w:r>
        <w:rPr>
          <w:rStyle w:val="CommentReference"/>
        </w:rPr>
        <w:annotationRef/>
      </w:r>
      <w:r>
        <w:fldChar w:fldCharType="begin"/>
      </w:r>
      <w:r>
        <w:instrText xml:space="preserve"> HYPERLINK "mailto:pawel.kaminski@uni.lu"</w:instrText>
      </w:r>
      <w:bookmarkStart w:id="303" w:name="_@_38609CA6FBEC46D499F36D380906528BZ"/>
      <w:r>
        <w:fldChar w:fldCharType="separate"/>
      </w:r>
      <w:bookmarkEnd w:id="303"/>
      <w:r w:rsidRPr="06A3D13B">
        <w:rPr>
          <w:rStyle w:val="Mention"/>
          <w:noProof/>
        </w:rPr>
        <w:t>@Pawel KAMINSKI</w:t>
      </w:r>
      <w:r>
        <w:fldChar w:fldCharType="end"/>
      </w:r>
      <w:r w:rsidRPr="6C1AB804">
        <w:t xml:space="preserve"> pls ammend it</w:t>
      </w:r>
    </w:p>
  </w:comment>
  <w:comment w:id="300" w:author="Pawel KAMINSKI" w:date="2024-06-03T16:58:00Z" w:initials="PK">
    <w:p w14:paraId="0728C67B" w14:textId="77777777" w:rsidR="000161E5" w:rsidRDefault="000161E5" w:rsidP="00515FFF">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B1D611" w15:done="1"/>
  <w15:commentEx w15:paraId="491960A3" w15:paraIdParent="3BB1D611" w15:done="1"/>
  <w15:commentEx w15:paraId="10252CC0" w15:paraIdParent="3BB1D611" w15:done="1"/>
  <w15:commentEx w15:paraId="45E75D1D" w15:paraIdParent="3BB1D611" w15:done="1"/>
  <w15:commentEx w15:paraId="44655090" w15:paraIdParent="3BB1D611" w15:done="1"/>
  <w15:commentEx w15:paraId="603E9161" w15:paraIdParent="3BB1D611" w15:done="1"/>
  <w15:commentEx w15:paraId="7F6B184A" w15:paraIdParent="3BB1D611" w15:done="1"/>
  <w15:commentEx w15:paraId="78F8C29B" w15:done="0"/>
  <w15:commentEx w15:paraId="4D012C86" w15:paraIdParent="78F8C29B" w15:done="0"/>
  <w15:commentEx w15:paraId="111C499D" w15:paraIdParent="78F8C29B" w15:done="0"/>
  <w15:commentEx w15:paraId="7D7A6219" w15:done="1"/>
  <w15:commentEx w15:paraId="23ADEE30" w15:done="0"/>
  <w15:commentEx w15:paraId="346F44FD" w15:paraIdParent="23ADEE30" w15:done="0"/>
  <w15:commentEx w15:paraId="32FC3552" w15:done="1"/>
  <w15:commentEx w15:paraId="6FE41CE6" w15:paraIdParent="32FC3552" w15:done="1"/>
  <w15:commentEx w15:paraId="7AB8521E" w15:done="1"/>
  <w15:commentEx w15:paraId="7E9B7126" w15:paraIdParent="7AB8521E" w15:done="1"/>
  <w15:commentEx w15:paraId="25692B22" w15:done="1"/>
  <w15:commentEx w15:paraId="03EAA137" w15:paraIdParent="25692B22" w15:done="1"/>
  <w15:commentEx w15:paraId="57A7DC4C" w15:paraIdParent="25692B22" w15:done="1"/>
  <w15:commentEx w15:paraId="2EA529A7" w15:done="0"/>
  <w15:commentEx w15:paraId="6AC34F48" w15:paraIdParent="2EA529A7" w15:done="0"/>
  <w15:commentEx w15:paraId="75E22FE3" w15:paraIdParent="2EA529A7" w15:done="0"/>
  <w15:commentEx w15:paraId="69D8026F" w15:paraIdParent="2EA529A7" w15:done="0"/>
  <w15:commentEx w15:paraId="76F048E2" w15:done="1"/>
  <w15:commentEx w15:paraId="1949697C" w15:paraIdParent="76F048E2" w15:done="1"/>
  <w15:commentEx w15:paraId="4CEC2D06" w15:done="1"/>
  <w15:commentEx w15:paraId="26FBD5C7" w15:paraIdParent="4CEC2D06" w15:done="1"/>
  <w15:commentEx w15:paraId="082C9AA5" w15:paraIdParent="4CEC2D06" w15:done="1"/>
  <w15:commentEx w15:paraId="2338E1EA" w15:done="1"/>
  <w15:commentEx w15:paraId="583F88E6" w15:paraIdParent="2338E1EA" w15:done="1"/>
  <w15:commentEx w15:paraId="1873D6EB" w15:paraIdParent="2338E1EA" w15:done="1"/>
  <w15:commentEx w15:paraId="5E97FB85" w15:done="1"/>
  <w15:commentEx w15:paraId="2552C00A" w15:paraIdParent="5E97FB85" w15:done="1"/>
  <w15:commentEx w15:paraId="267F3050" w15:done="0"/>
  <w15:commentEx w15:paraId="46C539A5" w15:paraIdParent="267F3050" w15:done="0"/>
  <w15:commentEx w15:paraId="1F6D02A4" w15:paraIdParent="267F3050" w15:done="0"/>
  <w15:commentEx w15:paraId="1EDA98B8" w15:done="1"/>
  <w15:commentEx w15:paraId="156F43E2" w15:paraIdParent="1EDA98B8" w15:done="1"/>
  <w15:commentEx w15:paraId="3ED7A9E7" w15:paraIdParent="1EDA98B8" w15:done="1"/>
  <w15:commentEx w15:paraId="2F2E069B" w15:done="1"/>
  <w15:commentEx w15:paraId="114AFAF9" w15:paraIdParent="2F2E069B" w15:done="1"/>
  <w15:commentEx w15:paraId="71BCF97C" w15:paraIdParent="2F2E069B" w15:done="1"/>
  <w15:commentEx w15:paraId="73C76078" w15:done="1"/>
  <w15:commentEx w15:paraId="6677BB27" w15:paraIdParent="73C76078" w15:done="1"/>
  <w15:commentEx w15:paraId="0C5D9214" w15:paraIdParent="73C76078" w15:done="1"/>
  <w15:commentEx w15:paraId="1E316C56" w15:done="1"/>
  <w15:commentEx w15:paraId="20F35398" w15:paraIdParent="1E316C56" w15:done="1"/>
  <w15:commentEx w15:paraId="0728C67B" w15:paraIdParent="1E316C5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DA3A46" w16cex:dateUtc="2024-04-29T13:24:00Z"/>
  <w16cex:commentExtensible w16cex:durableId="7890EAC7" w16cex:dateUtc="2024-04-29T13:41:00Z"/>
  <w16cex:commentExtensible w16cex:durableId="29DA3E57" w16cex:dateUtc="2024-04-29T13:42:00Z"/>
  <w16cex:commentExtensible w16cex:durableId="29DA3E5C" w16cex:dateUtc="2024-04-29T13:42:00Z"/>
  <w16cex:commentExtensible w16cex:durableId="29DA3E6E" w16cex:dateUtc="2024-04-29T13:42:00Z"/>
  <w16cex:commentExtensible w16cex:durableId="47CDE276" w16cex:dateUtc="2024-05-28T07:15:00Z"/>
  <w16cex:commentExtensible w16cex:durableId="2A083168" w16cex:dateUtc="2024-06-03T10:11:00Z"/>
  <w16cex:commentExtensible w16cex:durableId="29C92956" w16cex:dateUtc="2024-04-16T14:44:00Z"/>
  <w16cex:commentExtensible w16cex:durableId="2F99FE91" w16cex:dateUtc="2024-05-28T07:18:00Z"/>
  <w16cex:commentExtensible w16cex:durableId="2A0831C3" w16cex:dateUtc="2024-06-03T10:12:00Z"/>
  <w16cex:commentExtensible w16cex:durableId="29C92F35" w16cex:dateUtc="2024-04-16T15:09:00Z"/>
  <w16cex:commentExtensible w16cex:durableId="4B676DC1" w16cex:dateUtc="2024-05-28T07:16:00Z"/>
  <w16cex:commentExtensible w16cex:durableId="2A08754D" w16cex:dateUtc="2024-06-03T15:01:00Z"/>
  <w16cex:commentExtensible w16cex:durableId="29DA3E90" w16cex:dateUtc="2024-04-29T13:43:00Z"/>
  <w16cex:commentExtensible w16cex:durableId="5DAF0D88" w16cex:dateUtc="2024-05-28T07:19:00Z"/>
  <w16cex:commentExtensible w16cex:durableId="42E572BD" w16cex:dateUtc="2024-05-28T07:17:00Z"/>
  <w16cex:commentExtensible w16cex:durableId="2A086D67" w16cex:dateUtc="2024-06-03T14:27:00Z"/>
  <w16cex:commentExtensible w16cex:durableId="29DA3EAF" w16cex:dateUtc="2024-04-29T13:43:00Z"/>
  <w16cex:commentExtensible w16cex:durableId="43CDFD47" w16cex:dateUtc="2024-05-28T07:19:00Z"/>
  <w16cex:commentExtensible w16cex:durableId="2A083BBE" w16cex:dateUtc="2024-06-03T10:55:00Z"/>
  <w16cex:commentExtensible w16cex:durableId="29C925A4" w16cex:dateUtc="2024-04-16T14:28:00Z"/>
  <w16cex:commentExtensible w16cex:durableId="2966B0F9" w16cex:dateUtc="2024-04-25T09:28:00Z">
    <w16cex:extLst>
      <w16:ext w16:uri="{CE6994B0-6A32-4C9F-8C6B-6E91EDA988CE}">
        <cr:reactions xmlns:cr="http://schemas.microsoft.com/office/comments/2020/reactions">
          <cr:reaction reactionType="1">
            <cr:reactionInfo dateUtc="2024-04-29T13:44:12Z">
              <cr:user userId="S::verena.deutsch@degruyter.com::1e7f37d7-39c5-4acc-8f74-b4fe78d0bcaf" userProvider="AD" userName="Deutsch, Verena"/>
            </cr:reactionInfo>
          </cr:reaction>
        </cr:reactions>
      </w16:ext>
    </w16cex:extLst>
  </w16cex:commentExtensible>
  <w16cex:commentExtensible w16cex:durableId="6B7E636D" w16cex:dateUtc="2024-05-28T07:20:00Z"/>
  <w16cex:commentExtensible w16cex:durableId="2A085EDE" w16cex:dateUtc="2024-06-03T13:25:00Z"/>
  <w16cex:commentExtensible w16cex:durableId="2F6E4FB6" w16cex:dateUtc="2024-04-30T14:02:00Z"/>
  <w16cex:commentExtensible w16cex:durableId="2A086DB0" w16cex:dateUtc="2024-06-03T14:28:00Z"/>
  <w16cex:commentExtensible w16cex:durableId="29C925C4" w16cex:dateUtc="2024-04-16T14:28:00Z">
    <w16cex:extLst>
      <w16:ext w16:uri="{CE6994B0-6A32-4C9F-8C6B-6E91EDA988CE}">
        <cr:reactions xmlns:cr="http://schemas.microsoft.com/office/comments/2020/reactions">
          <cr:reaction reactionType="1">
            <cr:reactionInfo dateUtc="2024-04-25T09:21:16Z">
              <cr:user userId="S::anton.borlinghaus@degruyter.com::e17d6592-52f8-4029-bbba-7e2c04fe017d" userProvider="AD" userName="Borlinghaus, Anton"/>
            </cr:reactionInfo>
          </cr:reaction>
        </cr:reactions>
      </w16:ext>
    </w16cex:extLst>
  </w16cex:commentExtensible>
  <w16cex:commentExtensible w16cex:durableId="247834DF" w16cex:dateUtc="2024-05-28T07:20:00Z"/>
  <w16cex:commentExtensible w16cex:durableId="2A086DB8" w16cex:dateUtc="2024-06-03T14:28:00Z"/>
  <w16cex:commentExtensible w16cex:durableId="2B0E9686" w16cex:dateUtc="2024-04-16T14:28:00Z">
    <w16cex:extLst>
      <w16:ext w16:uri="{CE6994B0-6A32-4C9F-8C6B-6E91EDA988CE}">
        <cr:reactions xmlns:cr="http://schemas.microsoft.com/office/comments/2020/reactions">
          <cr:reaction reactionType="1">
            <cr:reactionInfo dateUtc="2024-04-25T09:21:16Z">
              <cr:user userId="S::anton.borlinghaus@degruyter.com::e17d6592-52f8-4029-bbba-7e2c04fe017d" userProvider="AD" userName="Borlinghaus, Anton"/>
            </cr:reactionInfo>
          </cr:reaction>
        </cr:reactions>
      </w16:ext>
    </w16cex:extLst>
  </w16cex:commentExtensible>
  <w16cex:commentExtensible w16cex:durableId="2B0E9685" w16cex:dateUtc="2024-05-28T07:20:00Z"/>
  <w16cex:commentExtensible w16cex:durableId="2B0E9684" w16cex:dateUtc="2024-06-03T14:28:00Z"/>
  <w16cex:commentExtensible w16cex:durableId="29C9266B" w16cex:dateUtc="2024-04-16T14:31:00Z"/>
  <w16cex:commentExtensible w16cex:durableId="15D240AF" w16cex:dateUtc="2024-05-28T07:21:00Z"/>
  <w16cex:commentExtensible w16cex:durableId="29C9278D" w16cex:dateUtc="2024-04-16T14:36:00Z">
    <w16cex:extLst>
      <w16:ext w16:uri="{CE6994B0-6A32-4C9F-8C6B-6E91EDA988CE}">
        <cr:reactions xmlns:cr="http://schemas.microsoft.com/office/comments/2020/reactions">
          <cr:reaction reactionType="1">
            <cr:reactionInfo dateUtc="2024-04-25T09:20:47Z">
              <cr:user userId="S::anton.borlinghaus@degruyter.com::e17d6592-52f8-4029-bbba-7e2c04fe017d" userProvider="AD" userName="Borlinghaus, Anton"/>
            </cr:reactionInfo>
          </cr:reaction>
        </cr:reactions>
      </w16:ext>
    </w16cex:extLst>
  </w16cex:commentExtensible>
  <w16cex:commentExtensible w16cex:durableId="2662EA28" w16cex:dateUtc="2024-05-28T07:22:00Z"/>
  <w16cex:commentExtensible w16cex:durableId="2A086FFE" w16cex:dateUtc="2024-06-03T14:38:00Z"/>
  <w16cex:commentExtensible w16cex:durableId="7BCA8BE2" w16cex:dateUtc="2024-05-28T07:23:00Z"/>
  <w16cex:commentExtensible w16cex:durableId="6FFA2A0D" w16cex:dateUtc="2024-05-28T07:23:00Z"/>
  <w16cex:commentExtensible w16cex:durableId="2A087038" w16cex:dateUtc="2024-06-03T14:39:00Z"/>
  <w16cex:commentExtensible w16cex:durableId="29C92849" w16cex:dateUtc="2024-04-16T14:39:00Z"/>
  <w16cex:commentExtensible w16cex:durableId="060FE7A1" w16cex:dateUtc="2024-05-28T07:24:00Z"/>
  <w16cex:commentExtensible w16cex:durableId="2A0871D5" w16cex:dateUtc="2024-06-03T14:46:00Z"/>
  <w16cex:commentExtensible w16cex:durableId="74CDEDD2" w16cex:dateUtc="2024-04-29T14:01:00Z"/>
  <w16cex:commentExtensible w16cex:durableId="2504C7A6" w16cex:dateUtc="2024-05-28T07:24:00Z"/>
  <w16cex:commentExtensible w16cex:durableId="2A0874C9" w16cex:dateUtc="2024-06-03T14:58:00Z"/>
  <w16cex:commentExtensible w16cex:durableId="11702DD8" w16cex:dateUtc="2024-04-29T14:02:00Z"/>
  <w16cex:commentExtensible w16cex:durableId="09A21C94" w16cex:dateUtc="2024-05-28T07:25:00Z"/>
  <w16cex:commentExtensible w16cex:durableId="2A0874B3" w16cex:dateUtc="2024-06-03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B1D611" w16cid:durableId="29DA3A46"/>
  <w16cid:commentId w16cid:paraId="491960A3" w16cid:durableId="7890EAC7"/>
  <w16cid:commentId w16cid:paraId="10252CC0" w16cid:durableId="29DA3E57"/>
  <w16cid:commentId w16cid:paraId="45E75D1D" w16cid:durableId="29DA3E5C"/>
  <w16cid:commentId w16cid:paraId="44655090" w16cid:durableId="29DA3E6E"/>
  <w16cid:commentId w16cid:paraId="603E9161" w16cid:durableId="47CDE276"/>
  <w16cid:commentId w16cid:paraId="7F6B184A" w16cid:durableId="2A083168"/>
  <w16cid:commentId w16cid:paraId="78F8C29B" w16cid:durableId="29C92956"/>
  <w16cid:commentId w16cid:paraId="4D012C86" w16cid:durableId="2F99FE91"/>
  <w16cid:commentId w16cid:paraId="111C499D" w16cid:durableId="2A0831C3"/>
  <w16cid:commentId w16cid:paraId="7D7A6219" w16cid:durableId="29C92F35"/>
  <w16cid:commentId w16cid:paraId="23ADEE30" w16cid:durableId="4B676DC1"/>
  <w16cid:commentId w16cid:paraId="346F44FD" w16cid:durableId="2A08754D"/>
  <w16cid:commentId w16cid:paraId="32FC3552" w16cid:durableId="29DA3E90"/>
  <w16cid:commentId w16cid:paraId="6FE41CE6" w16cid:durableId="5DAF0D88"/>
  <w16cid:commentId w16cid:paraId="7AB8521E" w16cid:durableId="42E572BD"/>
  <w16cid:commentId w16cid:paraId="7E9B7126" w16cid:durableId="2A086D67"/>
  <w16cid:commentId w16cid:paraId="25692B22" w16cid:durableId="29DA3EAF"/>
  <w16cid:commentId w16cid:paraId="03EAA137" w16cid:durableId="43CDFD47"/>
  <w16cid:commentId w16cid:paraId="57A7DC4C" w16cid:durableId="2A083BBE"/>
  <w16cid:commentId w16cid:paraId="2EA529A7" w16cid:durableId="29C925A4"/>
  <w16cid:commentId w16cid:paraId="6AC34F48" w16cid:durableId="2966B0F9"/>
  <w16cid:commentId w16cid:paraId="75E22FE3" w16cid:durableId="6B7E636D"/>
  <w16cid:commentId w16cid:paraId="69D8026F" w16cid:durableId="2A085EDE"/>
  <w16cid:commentId w16cid:paraId="76F048E2" w16cid:durableId="2F6E4FB6"/>
  <w16cid:commentId w16cid:paraId="1949697C" w16cid:durableId="2A086DB0"/>
  <w16cid:commentId w16cid:paraId="4CEC2D06" w16cid:durableId="29C925C4"/>
  <w16cid:commentId w16cid:paraId="26FBD5C7" w16cid:durableId="247834DF"/>
  <w16cid:commentId w16cid:paraId="082C9AA5" w16cid:durableId="2A086DB8"/>
  <w16cid:commentId w16cid:paraId="2338E1EA" w16cid:durableId="2B0E9686"/>
  <w16cid:commentId w16cid:paraId="583F88E6" w16cid:durableId="2B0E9685"/>
  <w16cid:commentId w16cid:paraId="1873D6EB" w16cid:durableId="2B0E9684"/>
  <w16cid:commentId w16cid:paraId="5E97FB85" w16cid:durableId="29C9266B"/>
  <w16cid:commentId w16cid:paraId="2552C00A" w16cid:durableId="15D240AF"/>
  <w16cid:commentId w16cid:paraId="267F3050" w16cid:durableId="29C9278D"/>
  <w16cid:commentId w16cid:paraId="46C539A5" w16cid:durableId="2662EA28"/>
  <w16cid:commentId w16cid:paraId="1F6D02A4" w16cid:durableId="2A086FFE"/>
  <w16cid:commentId w16cid:paraId="1EDA98B8" w16cid:durableId="7BCA8BE2"/>
  <w16cid:commentId w16cid:paraId="156F43E2" w16cid:durableId="6FFA2A0D"/>
  <w16cid:commentId w16cid:paraId="3ED7A9E7" w16cid:durableId="2A087038"/>
  <w16cid:commentId w16cid:paraId="2F2E069B" w16cid:durableId="29C92849"/>
  <w16cid:commentId w16cid:paraId="114AFAF9" w16cid:durableId="060FE7A1"/>
  <w16cid:commentId w16cid:paraId="71BCF97C" w16cid:durableId="2A0871D5"/>
  <w16cid:commentId w16cid:paraId="73C76078" w16cid:durableId="74CDEDD2"/>
  <w16cid:commentId w16cid:paraId="6677BB27" w16cid:durableId="2504C7A6"/>
  <w16cid:commentId w16cid:paraId="0C5D9214" w16cid:durableId="2A0874C9"/>
  <w16cid:commentId w16cid:paraId="1E316C56" w16cid:durableId="11702DD8"/>
  <w16cid:commentId w16cid:paraId="20F35398" w16cid:durableId="09A21C94"/>
  <w16cid:commentId w16cid:paraId="0728C67B" w16cid:durableId="2A0874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8DE3A" w14:textId="77777777" w:rsidR="003A0E60" w:rsidRDefault="003A0E60">
      <w:pPr>
        <w:spacing w:after="0"/>
      </w:pPr>
      <w:r>
        <w:separator/>
      </w:r>
    </w:p>
  </w:endnote>
  <w:endnote w:type="continuationSeparator" w:id="0">
    <w:p w14:paraId="69D19E59" w14:textId="77777777" w:rsidR="003A0E60" w:rsidRDefault="003A0E60">
      <w:pPr>
        <w:spacing w:after="0"/>
      </w:pPr>
      <w:r>
        <w:continuationSeparator/>
      </w:r>
    </w:p>
  </w:endnote>
  <w:endnote w:type="continuationNotice" w:id="1">
    <w:p w14:paraId="122B0E0E" w14:textId="77777777" w:rsidR="003A0E60" w:rsidRDefault="003A0E6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A3033" w14:textId="77777777" w:rsidR="003A0E60" w:rsidRDefault="003A0E60">
      <w:r>
        <w:separator/>
      </w:r>
    </w:p>
  </w:footnote>
  <w:footnote w:type="continuationSeparator" w:id="0">
    <w:p w14:paraId="48E295CD" w14:textId="77777777" w:rsidR="003A0E60" w:rsidRDefault="003A0E60">
      <w:r>
        <w:continuationSeparator/>
      </w:r>
    </w:p>
  </w:footnote>
  <w:footnote w:type="continuationNotice" w:id="1">
    <w:p w14:paraId="2063C003" w14:textId="77777777" w:rsidR="003A0E60" w:rsidRDefault="003A0E6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EC4066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57E6698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3EE0DF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96A53E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6E4E1C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36AA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FF2DA4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442292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5A6EB9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76845B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D1827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A049C"/>
    <w:multiLevelType w:val="multilevel"/>
    <w:tmpl w:val="1FC2A3D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03E4613D"/>
    <w:multiLevelType w:val="hybridMultilevel"/>
    <w:tmpl w:val="3C90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32CDB"/>
    <w:multiLevelType w:val="hybridMultilevel"/>
    <w:tmpl w:val="25CA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97BC0"/>
    <w:multiLevelType w:val="hybridMultilevel"/>
    <w:tmpl w:val="79D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AE401"/>
    <w:multiLevelType w:val="multilevel"/>
    <w:tmpl w:val="643608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D3464B0"/>
    <w:multiLevelType w:val="hybridMultilevel"/>
    <w:tmpl w:val="FCFE4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2F1D28"/>
    <w:multiLevelType w:val="hybridMultilevel"/>
    <w:tmpl w:val="713C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A11B2"/>
    <w:multiLevelType w:val="hybridMultilevel"/>
    <w:tmpl w:val="4052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E48F3"/>
    <w:multiLevelType w:val="hybridMultilevel"/>
    <w:tmpl w:val="C2BA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0E43B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68E68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0075D6F"/>
    <w:multiLevelType w:val="hybridMultilevel"/>
    <w:tmpl w:val="8518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DE722C"/>
    <w:multiLevelType w:val="hybridMultilevel"/>
    <w:tmpl w:val="6CA4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C757FF"/>
    <w:multiLevelType w:val="hybridMultilevel"/>
    <w:tmpl w:val="4774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5F210A"/>
    <w:multiLevelType w:val="hybridMultilevel"/>
    <w:tmpl w:val="846C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E53DFE"/>
    <w:multiLevelType w:val="hybridMultilevel"/>
    <w:tmpl w:val="F0A4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A97AF0"/>
    <w:multiLevelType w:val="hybridMultilevel"/>
    <w:tmpl w:val="52E6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AC6D9D"/>
    <w:multiLevelType w:val="hybridMultilevel"/>
    <w:tmpl w:val="F712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315DCA"/>
    <w:multiLevelType w:val="multilevel"/>
    <w:tmpl w:val="19CE79B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0" w15:restartNumberingAfterBreak="0">
    <w:nsid w:val="74024FC2"/>
    <w:multiLevelType w:val="hybridMultilevel"/>
    <w:tmpl w:val="44ACD7FE"/>
    <w:lvl w:ilvl="0" w:tplc="DFFC8A22">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52062D"/>
    <w:multiLevelType w:val="hybridMultilevel"/>
    <w:tmpl w:val="5DA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260854">
    <w:abstractNumId w:val="15"/>
  </w:num>
  <w:num w:numId="2" w16cid:durableId="1891770459">
    <w:abstractNumId w:val="0"/>
  </w:num>
  <w:num w:numId="3" w16cid:durableId="730691525">
    <w:abstractNumId w:val="0"/>
  </w:num>
  <w:num w:numId="4" w16cid:durableId="160245100">
    <w:abstractNumId w:val="0"/>
  </w:num>
  <w:num w:numId="5" w16cid:durableId="1993177689">
    <w:abstractNumId w:val="0"/>
  </w:num>
  <w:num w:numId="6" w16cid:durableId="1507399500">
    <w:abstractNumId w:val="0"/>
  </w:num>
  <w:num w:numId="7" w16cid:durableId="2348967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76175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1367750">
    <w:abstractNumId w:val="0"/>
  </w:num>
  <w:num w:numId="10" w16cid:durableId="782572678">
    <w:abstractNumId w:val="0"/>
  </w:num>
  <w:num w:numId="11" w16cid:durableId="270823139">
    <w:abstractNumId w:val="0"/>
  </w:num>
  <w:num w:numId="12" w16cid:durableId="1362587316">
    <w:abstractNumId w:val="0"/>
  </w:num>
  <w:num w:numId="13" w16cid:durableId="1069032505">
    <w:abstractNumId w:val="10"/>
  </w:num>
  <w:num w:numId="14" w16cid:durableId="408040396">
    <w:abstractNumId w:val="8"/>
  </w:num>
  <w:num w:numId="15" w16cid:durableId="1044982333">
    <w:abstractNumId w:val="7"/>
  </w:num>
  <w:num w:numId="16" w16cid:durableId="1160123779">
    <w:abstractNumId w:val="6"/>
  </w:num>
  <w:num w:numId="17" w16cid:durableId="845050894">
    <w:abstractNumId w:val="5"/>
  </w:num>
  <w:num w:numId="18" w16cid:durableId="324434818">
    <w:abstractNumId w:val="9"/>
  </w:num>
  <w:num w:numId="19" w16cid:durableId="1721129250">
    <w:abstractNumId w:val="4"/>
  </w:num>
  <w:num w:numId="20" w16cid:durableId="9575133">
    <w:abstractNumId w:val="3"/>
  </w:num>
  <w:num w:numId="21" w16cid:durableId="278269841">
    <w:abstractNumId w:val="2"/>
  </w:num>
  <w:num w:numId="22" w16cid:durableId="1455980407">
    <w:abstractNumId w:val="1"/>
  </w:num>
  <w:num w:numId="23" w16cid:durableId="1483038871">
    <w:abstractNumId w:val="21"/>
  </w:num>
  <w:num w:numId="24" w16cid:durableId="135612909">
    <w:abstractNumId w:val="19"/>
  </w:num>
  <w:num w:numId="25" w16cid:durableId="1802571389">
    <w:abstractNumId w:val="30"/>
  </w:num>
  <w:num w:numId="26" w16cid:durableId="1831215977">
    <w:abstractNumId w:val="18"/>
  </w:num>
  <w:num w:numId="27" w16cid:durableId="1569221027">
    <w:abstractNumId w:val="27"/>
  </w:num>
  <w:num w:numId="28" w16cid:durableId="1929918828">
    <w:abstractNumId w:val="14"/>
  </w:num>
  <w:num w:numId="29" w16cid:durableId="1694188962">
    <w:abstractNumId w:val="13"/>
  </w:num>
  <w:num w:numId="30" w16cid:durableId="1780830196">
    <w:abstractNumId w:val="12"/>
  </w:num>
  <w:num w:numId="31" w16cid:durableId="1011302362">
    <w:abstractNumId w:val="26"/>
  </w:num>
  <w:num w:numId="32" w16cid:durableId="618492491">
    <w:abstractNumId w:val="31"/>
  </w:num>
  <w:num w:numId="33" w16cid:durableId="2018534185">
    <w:abstractNumId w:val="23"/>
  </w:num>
  <w:num w:numId="34" w16cid:durableId="1129012035">
    <w:abstractNumId w:val="25"/>
  </w:num>
  <w:num w:numId="35" w16cid:durableId="445462800">
    <w:abstractNumId w:val="22"/>
  </w:num>
  <w:num w:numId="36" w16cid:durableId="659430093">
    <w:abstractNumId w:val="28"/>
  </w:num>
  <w:num w:numId="37" w16cid:durableId="1520467010">
    <w:abstractNumId w:val="17"/>
  </w:num>
  <w:num w:numId="38" w16cid:durableId="1818691982">
    <w:abstractNumId w:val="20"/>
  </w:num>
  <w:num w:numId="39" w16cid:durableId="2101481726">
    <w:abstractNumId w:val="11"/>
  </w:num>
  <w:num w:numId="40" w16cid:durableId="5720556">
    <w:abstractNumId w:val="16"/>
  </w:num>
  <w:num w:numId="41" w16cid:durableId="710375347">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utsch, Verena">
    <w15:presenceInfo w15:providerId="AD" w15:userId="S::verena.deutsch@degruyter.com::1e7f37d7-39c5-4acc-8f74-b4fe78d0bcaf"/>
  </w15:person>
  <w15:person w15:author="Gabor Mihaly TOTH">
    <w15:presenceInfo w15:providerId="AD" w15:userId="S::gabor.toth@uni.lu::0f112c37-4bac-430f-b91a-8ff45633ae3f"/>
  </w15:person>
  <w15:person w15:author="Pawel KAMINSKI">
    <w15:presenceInfo w15:providerId="AD" w15:userId="S::pawel.kaminski@uni.lu::d0336c22-f4bd-4524-ae20-e461efb9be46"/>
  </w15:person>
  <w15:person w15:author="Deutsch, Verena [2]">
    <w15:presenceInfo w15:providerId="AD" w15:userId="S::Verena.Deutsch@degruyter.com::1e7f37d7-39c5-4acc-8f74-b4fe78d0bcaf"/>
  </w15:person>
  <w15:person w15:author="Borlinghaus, Anton">
    <w15:presenceInfo w15:providerId="AD" w15:userId="S::anton.borlinghaus@degruyter.com::e17d6592-52f8-4029-bbba-7e2c04fe0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cumentProtection w:edit="trackedChanges" w:enforcement="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235F"/>
    <w:rsid w:val="0000330B"/>
    <w:rsid w:val="0000637A"/>
    <w:rsid w:val="00010820"/>
    <w:rsid w:val="00010B60"/>
    <w:rsid w:val="00011C8B"/>
    <w:rsid w:val="00014B0A"/>
    <w:rsid w:val="00014DE4"/>
    <w:rsid w:val="000161E5"/>
    <w:rsid w:val="0002064A"/>
    <w:rsid w:val="00021567"/>
    <w:rsid w:val="00025911"/>
    <w:rsid w:val="0003676E"/>
    <w:rsid w:val="00037CD1"/>
    <w:rsid w:val="00040804"/>
    <w:rsid w:val="000408DD"/>
    <w:rsid w:val="00042625"/>
    <w:rsid w:val="0004788D"/>
    <w:rsid w:val="000559D1"/>
    <w:rsid w:val="00055FA1"/>
    <w:rsid w:val="00061B05"/>
    <w:rsid w:val="00062ADD"/>
    <w:rsid w:val="00063926"/>
    <w:rsid w:val="0006795E"/>
    <w:rsid w:val="00067DFF"/>
    <w:rsid w:val="00070737"/>
    <w:rsid w:val="00071625"/>
    <w:rsid w:val="00074430"/>
    <w:rsid w:val="0008149C"/>
    <w:rsid w:val="00081EBE"/>
    <w:rsid w:val="00086B5D"/>
    <w:rsid w:val="00090255"/>
    <w:rsid w:val="00091450"/>
    <w:rsid w:val="00091CCA"/>
    <w:rsid w:val="00092930"/>
    <w:rsid w:val="000949FC"/>
    <w:rsid w:val="00094E64"/>
    <w:rsid w:val="00096034"/>
    <w:rsid w:val="0009768E"/>
    <w:rsid w:val="000A018F"/>
    <w:rsid w:val="000A08C1"/>
    <w:rsid w:val="000A3430"/>
    <w:rsid w:val="000A3D16"/>
    <w:rsid w:val="000A4CBB"/>
    <w:rsid w:val="000B0F43"/>
    <w:rsid w:val="000B0F50"/>
    <w:rsid w:val="000B1C5B"/>
    <w:rsid w:val="000B390F"/>
    <w:rsid w:val="000B42C7"/>
    <w:rsid w:val="000C1193"/>
    <w:rsid w:val="000C7664"/>
    <w:rsid w:val="000D0DA8"/>
    <w:rsid w:val="000D5B9A"/>
    <w:rsid w:val="000E35F6"/>
    <w:rsid w:val="000E626A"/>
    <w:rsid w:val="000E65D8"/>
    <w:rsid w:val="000F5233"/>
    <w:rsid w:val="000F66F7"/>
    <w:rsid w:val="000F6E81"/>
    <w:rsid w:val="001007A2"/>
    <w:rsid w:val="00100E92"/>
    <w:rsid w:val="001057BE"/>
    <w:rsid w:val="00112717"/>
    <w:rsid w:val="00113FFA"/>
    <w:rsid w:val="00117B33"/>
    <w:rsid w:val="00117DEF"/>
    <w:rsid w:val="00124B68"/>
    <w:rsid w:val="00130465"/>
    <w:rsid w:val="001351AC"/>
    <w:rsid w:val="00136FFB"/>
    <w:rsid w:val="00137336"/>
    <w:rsid w:val="00142385"/>
    <w:rsid w:val="00143017"/>
    <w:rsid w:val="00145045"/>
    <w:rsid w:val="001453EC"/>
    <w:rsid w:val="00152DB5"/>
    <w:rsid w:val="001575A6"/>
    <w:rsid w:val="00160414"/>
    <w:rsid w:val="00160AC7"/>
    <w:rsid w:val="00160E53"/>
    <w:rsid w:val="00161AEE"/>
    <w:rsid w:val="00161AF8"/>
    <w:rsid w:val="00163033"/>
    <w:rsid w:val="00175CB1"/>
    <w:rsid w:val="00180E46"/>
    <w:rsid w:val="00181073"/>
    <w:rsid w:val="00185195"/>
    <w:rsid w:val="00190245"/>
    <w:rsid w:val="00191F14"/>
    <w:rsid w:val="001941CD"/>
    <w:rsid w:val="00194828"/>
    <w:rsid w:val="00194D31"/>
    <w:rsid w:val="001953AB"/>
    <w:rsid w:val="00195619"/>
    <w:rsid w:val="001969C9"/>
    <w:rsid w:val="001A0DAF"/>
    <w:rsid w:val="001A1A1F"/>
    <w:rsid w:val="001A3AA4"/>
    <w:rsid w:val="001A4452"/>
    <w:rsid w:val="001A4EE9"/>
    <w:rsid w:val="001A6D51"/>
    <w:rsid w:val="001B1029"/>
    <w:rsid w:val="001C0073"/>
    <w:rsid w:val="001C05DA"/>
    <w:rsid w:val="001C3746"/>
    <w:rsid w:val="001C3DA7"/>
    <w:rsid w:val="001C4282"/>
    <w:rsid w:val="001C45AC"/>
    <w:rsid w:val="001C6DC9"/>
    <w:rsid w:val="001D16B4"/>
    <w:rsid w:val="001D256D"/>
    <w:rsid w:val="001D3C3A"/>
    <w:rsid w:val="001D4E67"/>
    <w:rsid w:val="001D5153"/>
    <w:rsid w:val="001D5396"/>
    <w:rsid w:val="001D5964"/>
    <w:rsid w:val="001D6611"/>
    <w:rsid w:val="001D77FC"/>
    <w:rsid w:val="001F1E1A"/>
    <w:rsid w:val="001F4D0F"/>
    <w:rsid w:val="001F72F3"/>
    <w:rsid w:val="001F7ABB"/>
    <w:rsid w:val="00201AAC"/>
    <w:rsid w:val="00202F10"/>
    <w:rsid w:val="00210DCB"/>
    <w:rsid w:val="00212D1A"/>
    <w:rsid w:val="002158AA"/>
    <w:rsid w:val="002171DA"/>
    <w:rsid w:val="002208F1"/>
    <w:rsid w:val="00221600"/>
    <w:rsid w:val="00223E07"/>
    <w:rsid w:val="00224454"/>
    <w:rsid w:val="0022525C"/>
    <w:rsid w:val="00227491"/>
    <w:rsid w:val="00227C1E"/>
    <w:rsid w:val="002316F2"/>
    <w:rsid w:val="00233F7C"/>
    <w:rsid w:val="0023426E"/>
    <w:rsid w:val="00236931"/>
    <w:rsid w:val="00240B29"/>
    <w:rsid w:val="00243715"/>
    <w:rsid w:val="002449DA"/>
    <w:rsid w:val="00245173"/>
    <w:rsid w:val="002455AC"/>
    <w:rsid w:val="00245E67"/>
    <w:rsid w:val="0024609D"/>
    <w:rsid w:val="00251AD4"/>
    <w:rsid w:val="002545EE"/>
    <w:rsid w:val="00254E03"/>
    <w:rsid w:val="00261305"/>
    <w:rsid w:val="00263A51"/>
    <w:rsid w:val="0026457E"/>
    <w:rsid w:val="00270285"/>
    <w:rsid w:val="002743A8"/>
    <w:rsid w:val="0027599A"/>
    <w:rsid w:val="00276DDF"/>
    <w:rsid w:val="0028182F"/>
    <w:rsid w:val="00282D3D"/>
    <w:rsid w:val="00284AA9"/>
    <w:rsid w:val="0028550F"/>
    <w:rsid w:val="00290943"/>
    <w:rsid w:val="00290CBB"/>
    <w:rsid w:val="00292400"/>
    <w:rsid w:val="00292B2B"/>
    <w:rsid w:val="00293655"/>
    <w:rsid w:val="002937D5"/>
    <w:rsid w:val="00294D53"/>
    <w:rsid w:val="002A0F2C"/>
    <w:rsid w:val="002A3E8D"/>
    <w:rsid w:val="002A4602"/>
    <w:rsid w:val="002A475C"/>
    <w:rsid w:val="002A518B"/>
    <w:rsid w:val="002A7261"/>
    <w:rsid w:val="002A76B0"/>
    <w:rsid w:val="002B164B"/>
    <w:rsid w:val="002B1CC4"/>
    <w:rsid w:val="002B2715"/>
    <w:rsid w:val="002B2F95"/>
    <w:rsid w:val="002B325E"/>
    <w:rsid w:val="002C397A"/>
    <w:rsid w:val="002C5579"/>
    <w:rsid w:val="002C5ADF"/>
    <w:rsid w:val="002C61E4"/>
    <w:rsid w:val="002C71E6"/>
    <w:rsid w:val="002C7A79"/>
    <w:rsid w:val="002CF8D6"/>
    <w:rsid w:val="002D20EE"/>
    <w:rsid w:val="002D259C"/>
    <w:rsid w:val="002D5486"/>
    <w:rsid w:val="002D5559"/>
    <w:rsid w:val="002E0BC4"/>
    <w:rsid w:val="002E22F7"/>
    <w:rsid w:val="002E2596"/>
    <w:rsid w:val="002E61A0"/>
    <w:rsid w:val="002F0FE7"/>
    <w:rsid w:val="003001DF"/>
    <w:rsid w:val="003027E9"/>
    <w:rsid w:val="00303764"/>
    <w:rsid w:val="00310128"/>
    <w:rsid w:val="00321B33"/>
    <w:rsid w:val="003232DE"/>
    <w:rsid w:val="003236AC"/>
    <w:rsid w:val="0032451B"/>
    <w:rsid w:val="00324830"/>
    <w:rsid w:val="00330D9F"/>
    <w:rsid w:val="00331A3B"/>
    <w:rsid w:val="00332000"/>
    <w:rsid w:val="00333826"/>
    <w:rsid w:val="00333CC9"/>
    <w:rsid w:val="00333CFC"/>
    <w:rsid w:val="00340CE3"/>
    <w:rsid w:val="00345EB6"/>
    <w:rsid w:val="00346118"/>
    <w:rsid w:val="00346A2B"/>
    <w:rsid w:val="00347550"/>
    <w:rsid w:val="00351182"/>
    <w:rsid w:val="00353925"/>
    <w:rsid w:val="00354FBC"/>
    <w:rsid w:val="00355AE0"/>
    <w:rsid w:val="003570C8"/>
    <w:rsid w:val="00363A63"/>
    <w:rsid w:val="00363EFA"/>
    <w:rsid w:val="00367EE0"/>
    <w:rsid w:val="00370911"/>
    <w:rsid w:val="003748CD"/>
    <w:rsid w:val="003750EE"/>
    <w:rsid w:val="003756FB"/>
    <w:rsid w:val="00376B6A"/>
    <w:rsid w:val="00380C69"/>
    <w:rsid w:val="00384EE3"/>
    <w:rsid w:val="00385BCB"/>
    <w:rsid w:val="00390188"/>
    <w:rsid w:val="00391610"/>
    <w:rsid w:val="00391E46"/>
    <w:rsid w:val="00392733"/>
    <w:rsid w:val="0039513E"/>
    <w:rsid w:val="003953C4"/>
    <w:rsid w:val="003A0E60"/>
    <w:rsid w:val="003A30BF"/>
    <w:rsid w:val="003A3167"/>
    <w:rsid w:val="003A352E"/>
    <w:rsid w:val="003B41D1"/>
    <w:rsid w:val="003B4E10"/>
    <w:rsid w:val="003B5643"/>
    <w:rsid w:val="003B5E06"/>
    <w:rsid w:val="003C0F2D"/>
    <w:rsid w:val="003C238D"/>
    <w:rsid w:val="003D16BD"/>
    <w:rsid w:val="003E42D9"/>
    <w:rsid w:val="003F0A70"/>
    <w:rsid w:val="003F100F"/>
    <w:rsid w:val="003F1174"/>
    <w:rsid w:val="003F4300"/>
    <w:rsid w:val="003F4BFB"/>
    <w:rsid w:val="003F5654"/>
    <w:rsid w:val="004118DD"/>
    <w:rsid w:val="00415CB0"/>
    <w:rsid w:val="0041612E"/>
    <w:rsid w:val="00416172"/>
    <w:rsid w:val="004175D2"/>
    <w:rsid w:val="004178F3"/>
    <w:rsid w:val="004200A4"/>
    <w:rsid w:val="00423254"/>
    <w:rsid w:val="00423DA4"/>
    <w:rsid w:val="00424856"/>
    <w:rsid w:val="00433514"/>
    <w:rsid w:val="0043423A"/>
    <w:rsid w:val="00441703"/>
    <w:rsid w:val="00442D94"/>
    <w:rsid w:val="00444782"/>
    <w:rsid w:val="00447ACC"/>
    <w:rsid w:val="00450DCD"/>
    <w:rsid w:val="00451524"/>
    <w:rsid w:val="004523A4"/>
    <w:rsid w:val="00456259"/>
    <w:rsid w:val="00461AB5"/>
    <w:rsid w:val="004638B7"/>
    <w:rsid w:val="0046673B"/>
    <w:rsid w:val="004706B7"/>
    <w:rsid w:val="00472D23"/>
    <w:rsid w:val="004737B7"/>
    <w:rsid w:val="00486324"/>
    <w:rsid w:val="00490004"/>
    <w:rsid w:val="00496389"/>
    <w:rsid w:val="00496F68"/>
    <w:rsid w:val="004A2695"/>
    <w:rsid w:val="004A3092"/>
    <w:rsid w:val="004A5163"/>
    <w:rsid w:val="004A6A2E"/>
    <w:rsid w:val="004A75D2"/>
    <w:rsid w:val="004A7AB5"/>
    <w:rsid w:val="004A7D5C"/>
    <w:rsid w:val="004B1334"/>
    <w:rsid w:val="004B3401"/>
    <w:rsid w:val="004B3AF5"/>
    <w:rsid w:val="004B445A"/>
    <w:rsid w:val="004B5DED"/>
    <w:rsid w:val="004B6C9E"/>
    <w:rsid w:val="004C0148"/>
    <w:rsid w:val="004C23A4"/>
    <w:rsid w:val="004C5AE7"/>
    <w:rsid w:val="004C71E7"/>
    <w:rsid w:val="004C7AFB"/>
    <w:rsid w:val="004D0397"/>
    <w:rsid w:val="004D06DA"/>
    <w:rsid w:val="004D2846"/>
    <w:rsid w:val="004D765D"/>
    <w:rsid w:val="004E2552"/>
    <w:rsid w:val="004E29B3"/>
    <w:rsid w:val="004E63A5"/>
    <w:rsid w:val="004E7D5D"/>
    <w:rsid w:val="004F0E74"/>
    <w:rsid w:val="004F4963"/>
    <w:rsid w:val="004F531D"/>
    <w:rsid w:val="004F572D"/>
    <w:rsid w:val="004F66FA"/>
    <w:rsid w:val="004F7245"/>
    <w:rsid w:val="005015E2"/>
    <w:rsid w:val="00501EBC"/>
    <w:rsid w:val="00502276"/>
    <w:rsid w:val="00502F79"/>
    <w:rsid w:val="005069A8"/>
    <w:rsid w:val="00515FFF"/>
    <w:rsid w:val="0052378E"/>
    <w:rsid w:val="00526FEA"/>
    <w:rsid w:val="005323EF"/>
    <w:rsid w:val="00536DC9"/>
    <w:rsid w:val="0054153E"/>
    <w:rsid w:val="005418DD"/>
    <w:rsid w:val="00544DF5"/>
    <w:rsid w:val="0054762C"/>
    <w:rsid w:val="00547CEC"/>
    <w:rsid w:val="0055193E"/>
    <w:rsid w:val="005546B7"/>
    <w:rsid w:val="00557398"/>
    <w:rsid w:val="0056026F"/>
    <w:rsid w:val="0056056D"/>
    <w:rsid w:val="00563E83"/>
    <w:rsid w:val="005653C3"/>
    <w:rsid w:val="00566B3E"/>
    <w:rsid w:val="0057301C"/>
    <w:rsid w:val="00573A87"/>
    <w:rsid w:val="00573BA3"/>
    <w:rsid w:val="00581C62"/>
    <w:rsid w:val="00590D07"/>
    <w:rsid w:val="005928FE"/>
    <w:rsid w:val="0059353A"/>
    <w:rsid w:val="00594D58"/>
    <w:rsid w:val="00594DB8"/>
    <w:rsid w:val="00594DFF"/>
    <w:rsid w:val="005957FC"/>
    <w:rsid w:val="005A14DC"/>
    <w:rsid w:val="005A184B"/>
    <w:rsid w:val="005A2709"/>
    <w:rsid w:val="005A3AC0"/>
    <w:rsid w:val="005A600A"/>
    <w:rsid w:val="005A63E1"/>
    <w:rsid w:val="005A7138"/>
    <w:rsid w:val="005B135E"/>
    <w:rsid w:val="005C212B"/>
    <w:rsid w:val="005C344E"/>
    <w:rsid w:val="005C62AE"/>
    <w:rsid w:val="005C64AA"/>
    <w:rsid w:val="005D10D4"/>
    <w:rsid w:val="005D1141"/>
    <w:rsid w:val="005D2E82"/>
    <w:rsid w:val="005D4200"/>
    <w:rsid w:val="005E1117"/>
    <w:rsid w:val="005E1E3E"/>
    <w:rsid w:val="005E437F"/>
    <w:rsid w:val="005F03E4"/>
    <w:rsid w:val="00602D54"/>
    <w:rsid w:val="00603D3B"/>
    <w:rsid w:val="00604A67"/>
    <w:rsid w:val="00605DC1"/>
    <w:rsid w:val="00605DE0"/>
    <w:rsid w:val="00606597"/>
    <w:rsid w:val="0060727F"/>
    <w:rsid w:val="0060749F"/>
    <w:rsid w:val="0061053D"/>
    <w:rsid w:val="0061362F"/>
    <w:rsid w:val="006136F0"/>
    <w:rsid w:val="00614496"/>
    <w:rsid w:val="00615E8B"/>
    <w:rsid w:val="00615F07"/>
    <w:rsid w:val="00620580"/>
    <w:rsid w:val="00621C27"/>
    <w:rsid w:val="006239F4"/>
    <w:rsid w:val="00636246"/>
    <w:rsid w:val="0063716C"/>
    <w:rsid w:val="00640C2E"/>
    <w:rsid w:val="006527C1"/>
    <w:rsid w:val="006543E3"/>
    <w:rsid w:val="00656A07"/>
    <w:rsid w:val="00657717"/>
    <w:rsid w:val="00661C30"/>
    <w:rsid w:val="00663ED2"/>
    <w:rsid w:val="006648D4"/>
    <w:rsid w:val="00665203"/>
    <w:rsid w:val="00665891"/>
    <w:rsid w:val="006659A1"/>
    <w:rsid w:val="00673A69"/>
    <w:rsid w:val="006740A2"/>
    <w:rsid w:val="00682324"/>
    <w:rsid w:val="0068267E"/>
    <w:rsid w:val="00682BDD"/>
    <w:rsid w:val="006845C0"/>
    <w:rsid w:val="006902D1"/>
    <w:rsid w:val="00692C4D"/>
    <w:rsid w:val="00693C6C"/>
    <w:rsid w:val="00695671"/>
    <w:rsid w:val="00697F4B"/>
    <w:rsid w:val="006A0639"/>
    <w:rsid w:val="006A0926"/>
    <w:rsid w:val="006A4091"/>
    <w:rsid w:val="006A5472"/>
    <w:rsid w:val="006A5B35"/>
    <w:rsid w:val="006A7B46"/>
    <w:rsid w:val="006B1107"/>
    <w:rsid w:val="006B4DE3"/>
    <w:rsid w:val="006B55DD"/>
    <w:rsid w:val="006B7EE5"/>
    <w:rsid w:val="006C08BF"/>
    <w:rsid w:val="006C5468"/>
    <w:rsid w:val="006D096D"/>
    <w:rsid w:val="006D16B3"/>
    <w:rsid w:val="006D16C7"/>
    <w:rsid w:val="006D2650"/>
    <w:rsid w:val="006D782C"/>
    <w:rsid w:val="006D7902"/>
    <w:rsid w:val="006E0261"/>
    <w:rsid w:val="006E2BD4"/>
    <w:rsid w:val="006E35C3"/>
    <w:rsid w:val="006E4307"/>
    <w:rsid w:val="006E71B6"/>
    <w:rsid w:val="006E74CA"/>
    <w:rsid w:val="006F5C53"/>
    <w:rsid w:val="007012B6"/>
    <w:rsid w:val="00703F3D"/>
    <w:rsid w:val="00704939"/>
    <w:rsid w:val="00706967"/>
    <w:rsid w:val="0071014D"/>
    <w:rsid w:val="0071079D"/>
    <w:rsid w:val="00710CA6"/>
    <w:rsid w:val="00727020"/>
    <w:rsid w:val="00731347"/>
    <w:rsid w:val="00737454"/>
    <w:rsid w:val="0073782C"/>
    <w:rsid w:val="0074517E"/>
    <w:rsid w:val="007458EC"/>
    <w:rsid w:val="00751139"/>
    <w:rsid w:val="00751C7F"/>
    <w:rsid w:val="00752632"/>
    <w:rsid w:val="00762B4D"/>
    <w:rsid w:val="007642BD"/>
    <w:rsid w:val="00770673"/>
    <w:rsid w:val="0077223A"/>
    <w:rsid w:val="00772C3B"/>
    <w:rsid w:val="00784D58"/>
    <w:rsid w:val="00785A26"/>
    <w:rsid w:val="00785D74"/>
    <w:rsid w:val="00790F1A"/>
    <w:rsid w:val="007918FF"/>
    <w:rsid w:val="00792CC6"/>
    <w:rsid w:val="007948C5"/>
    <w:rsid w:val="00794DC1"/>
    <w:rsid w:val="00795672"/>
    <w:rsid w:val="00796A3E"/>
    <w:rsid w:val="00797939"/>
    <w:rsid w:val="00797E0D"/>
    <w:rsid w:val="007A2B5E"/>
    <w:rsid w:val="007A7681"/>
    <w:rsid w:val="007B0F77"/>
    <w:rsid w:val="007B588F"/>
    <w:rsid w:val="007B5E8A"/>
    <w:rsid w:val="007B7AD3"/>
    <w:rsid w:val="007C217E"/>
    <w:rsid w:val="007C37CC"/>
    <w:rsid w:val="007C48EA"/>
    <w:rsid w:val="007C598B"/>
    <w:rsid w:val="007C642F"/>
    <w:rsid w:val="007C6652"/>
    <w:rsid w:val="007D3C5B"/>
    <w:rsid w:val="007E2ECF"/>
    <w:rsid w:val="007E48F7"/>
    <w:rsid w:val="007E7A70"/>
    <w:rsid w:val="007E7E5C"/>
    <w:rsid w:val="007F1CA8"/>
    <w:rsid w:val="007F1EDB"/>
    <w:rsid w:val="007F40ED"/>
    <w:rsid w:val="007F5849"/>
    <w:rsid w:val="007F6D02"/>
    <w:rsid w:val="0080487D"/>
    <w:rsid w:val="00806600"/>
    <w:rsid w:val="0081065F"/>
    <w:rsid w:val="00810A28"/>
    <w:rsid w:val="0081169A"/>
    <w:rsid w:val="00812034"/>
    <w:rsid w:val="00812F30"/>
    <w:rsid w:val="00816942"/>
    <w:rsid w:val="008219CE"/>
    <w:rsid w:val="00821A52"/>
    <w:rsid w:val="00823418"/>
    <w:rsid w:val="00824C59"/>
    <w:rsid w:val="00825199"/>
    <w:rsid w:val="00827EDD"/>
    <w:rsid w:val="00830269"/>
    <w:rsid w:val="00832B33"/>
    <w:rsid w:val="00835970"/>
    <w:rsid w:val="00835EF0"/>
    <w:rsid w:val="008360ED"/>
    <w:rsid w:val="00836C0A"/>
    <w:rsid w:val="00841976"/>
    <w:rsid w:val="00843B5E"/>
    <w:rsid w:val="008474CB"/>
    <w:rsid w:val="00851959"/>
    <w:rsid w:val="00853703"/>
    <w:rsid w:val="008625A0"/>
    <w:rsid w:val="00862AB6"/>
    <w:rsid w:val="008645F9"/>
    <w:rsid w:val="00870983"/>
    <w:rsid w:val="00871156"/>
    <w:rsid w:val="0087211F"/>
    <w:rsid w:val="00876B98"/>
    <w:rsid w:val="00880AC1"/>
    <w:rsid w:val="0088254E"/>
    <w:rsid w:val="00882EAF"/>
    <w:rsid w:val="00884323"/>
    <w:rsid w:val="008874A4"/>
    <w:rsid w:val="008903EF"/>
    <w:rsid w:val="00895196"/>
    <w:rsid w:val="008A28C7"/>
    <w:rsid w:val="008A33E5"/>
    <w:rsid w:val="008A5DFE"/>
    <w:rsid w:val="008A6A0D"/>
    <w:rsid w:val="008B67F3"/>
    <w:rsid w:val="008C2E08"/>
    <w:rsid w:val="008C3410"/>
    <w:rsid w:val="008C3C5B"/>
    <w:rsid w:val="008C48A5"/>
    <w:rsid w:val="008C5CA5"/>
    <w:rsid w:val="008C6E37"/>
    <w:rsid w:val="008C75FF"/>
    <w:rsid w:val="008D322D"/>
    <w:rsid w:val="008D3616"/>
    <w:rsid w:val="008D436A"/>
    <w:rsid w:val="008D6863"/>
    <w:rsid w:val="008E3D9C"/>
    <w:rsid w:val="008E742A"/>
    <w:rsid w:val="008E789D"/>
    <w:rsid w:val="008F3C86"/>
    <w:rsid w:val="008F5633"/>
    <w:rsid w:val="008F639B"/>
    <w:rsid w:val="008F63BF"/>
    <w:rsid w:val="008F6768"/>
    <w:rsid w:val="00900BCA"/>
    <w:rsid w:val="00901F4F"/>
    <w:rsid w:val="00905C88"/>
    <w:rsid w:val="00911059"/>
    <w:rsid w:val="0091480E"/>
    <w:rsid w:val="00915177"/>
    <w:rsid w:val="009154BE"/>
    <w:rsid w:val="00921DE9"/>
    <w:rsid w:val="00926D4C"/>
    <w:rsid w:val="00930FA7"/>
    <w:rsid w:val="00932346"/>
    <w:rsid w:val="00932AD3"/>
    <w:rsid w:val="00934853"/>
    <w:rsid w:val="00936EA8"/>
    <w:rsid w:val="009371C1"/>
    <w:rsid w:val="0094385A"/>
    <w:rsid w:val="00945DDA"/>
    <w:rsid w:val="00946F81"/>
    <w:rsid w:val="009476CB"/>
    <w:rsid w:val="00953F41"/>
    <w:rsid w:val="00955EAD"/>
    <w:rsid w:val="00956854"/>
    <w:rsid w:val="00957449"/>
    <w:rsid w:val="00962718"/>
    <w:rsid w:val="0096490D"/>
    <w:rsid w:val="00965150"/>
    <w:rsid w:val="009663B1"/>
    <w:rsid w:val="00972B6E"/>
    <w:rsid w:val="00975309"/>
    <w:rsid w:val="00983F93"/>
    <w:rsid w:val="00987D8C"/>
    <w:rsid w:val="00990E9F"/>
    <w:rsid w:val="00995012"/>
    <w:rsid w:val="00996A4E"/>
    <w:rsid w:val="0099751B"/>
    <w:rsid w:val="009A22E8"/>
    <w:rsid w:val="009A36C0"/>
    <w:rsid w:val="009A589C"/>
    <w:rsid w:val="009A6C4D"/>
    <w:rsid w:val="009B1C99"/>
    <w:rsid w:val="009B320A"/>
    <w:rsid w:val="009B3A78"/>
    <w:rsid w:val="009C679C"/>
    <w:rsid w:val="009D1018"/>
    <w:rsid w:val="009D1EC8"/>
    <w:rsid w:val="009D35DB"/>
    <w:rsid w:val="009D36B0"/>
    <w:rsid w:val="009D664D"/>
    <w:rsid w:val="009D686D"/>
    <w:rsid w:val="009E00F7"/>
    <w:rsid w:val="009E0630"/>
    <w:rsid w:val="009E20F6"/>
    <w:rsid w:val="009E35FB"/>
    <w:rsid w:val="009E58B2"/>
    <w:rsid w:val="009E6485"/>
    <w:rsid w:val="009E65F4"/>
    <w:rsid w:val="009E7C12"/>
    <w:rsid w:val="009F2EB2"/>
    <w:rsid w:val="009F39AE"/>
    <w:rsid w:val="009F71F8"/>
    <w:rsid w:val="009F76C1"/>
    <w:rsid w:val="009F7AD4"/>
    <w:rsid w:val="00A04F28"/>
    <w:rsid w:val="00A07DCF"/>
    <w:rsid w:val="00A12BC9"/>
    <w:rsid w:val="00A13E99"/>
    <w:rsid w:val="00A17228"/>
    <w:rsid w:val="00A2271B"/>
    <w:rsid w:val="00A22F6D"/>
    <w:rsid w:val="00A23AA5"/>
    <w:rsid w:val="00A23BC5"/>
    <w:rsid w:val="00A3027E"/>
    <w:rsid w:val="00A32268"/>
    <w:rsid w:val="00A341F6"/>
    <w:rsid w:val="00A41624"/>
    <w:rsid w:val="00A44C57"/>
    <w:rsid w:val="00A50ACB"/>
    <w:rsid w:val="00A52680"/>
    <w:rsid w:val="00A54D67"/>
    <w:rsid w:val="00A550CF"/>
    <w:rsid w:val="00A56BD8"/>
    <w:rsid w:val="00A616C7"/>
    <w:rsid w:val="00A62854"/>
    <w:rsid w:val="00A62DB6"/>
    <w:rsid w:val="00A643A6"/>
    <w:rsid w:val="00A65B28"/>
    <w:rsid w:val="00A75D7C"/>
    <w:rsid w:val="00A769C6"/>
    <w:rsid w:val="00A774B7"/>
    <w:rsid w:val="00A81654"/>
    <w:rsid w:val="00A81E99"/>
    <w:rsid w:val="00A84596"/>
    <w:rsid w:val="00A87FCD"/>
    <w:rsid w:val="00A938E9"/>
    <w:rsid w:val="00A93B06"/>
    <w:rsid w:val="00A9664A"/>
    <w:rsid w:val="00AA0DA6"/>
    <w:rsid w:val="00AA22D9"/>
    <w:rsid w:val="00AA23FC"/>
    <w:rsid w:val="00AA7491"/>
    <w:rsid w:val="00AB10D5"/>
    <w:rsid w:val="00AB1B37"/>
    <w:rsid w:val="00AB4805"/>
    <w:rsid w:val="00AB548B"/>
    <w:rsid w:val="00AB7E6C"/>
    <w:rsid w:val="00AC1C54"/>
    <w:rsid w:val="00AC4E02"/>
    <w:rsid w:val="00AD25B1"/>
    <w:rsid w:val="00AD2A3B"/>
    <w:rsid w:val="00AD4024"/>
    <w:rsid w:val="00AD4432"/>
    <w:rsid w:val="00AD563C"/>
    <w:rsid w:val="00AD67EA"/>
    <w:rsid w:val="00AD6A6B"/>
    <w:rsid w:val="00AD6CD3"/>
    <w:rsid w:val="00AE027C"/>
    <w:rsid w:val="00AE0F45"/>
    <w:rsid w:val="00AE1619"/>
    <w:rsid w:val="00AE54A2"/>
    <w:rsid w:val="00AF7E32"/>
    <w:rsid w:val="00B03090"/>
    <w:rsid w:val="00B04EE0"/>
    <w:rsid w:val="00B10666"/>
    <w:rsid w:val="00B10D69"/>
    <w:rsid w:val="00B15E74"/>
    <w:rsid w:val="00B23998"/>
    <w:rsid w:val="00B23CEC"/>
    <w:rsid w:val="00B32055"/>
    <w:rsid w:val="00B40DEE"/>
    <w:rsid w:val="00B417D5"/>
    <w:rsid w:val="00B42B5E"/>
    <w:rsid w:val="00B45D17"/>
    <w:rsid w:val="00B55384"/>
    <w:rsid w:val="00B56E0E"/>
    <w:rsid w:val="00B62711"/>
    <w:rsid w:val="00B644CC"/>
    <w:rsid w:val="00B665B7"/>
    <w:rsid w:val="00B71624"/>
    <w:rsid w:val="00B74F3C"/>
    <w:rsid w:val="00B754E3"/>
    <w:rsid w:val="00B77C19"/>
    <w:rsid w:val="00B834CD"/>
    <w:rsid w:val="00B8369A"/>
    <w:rsid w:val="00B83810"/>
    <w:rsid w:val="00B84738"/>
    <w:rsid w:val="00B85505"/>
    <w:rsid w:val="00B86193"/>
    <w:rsid w:val="00B86B75"/>
    <w:rsid w:val="00B919EF"/>
    <w:rsid w:val="00B9273E"/>
    <w:rsid w:val="00B93B90"/>
    <w:rsid w:val="00B94245"/>
    <w:rsid w:val="00B9526C"/>
    <w:rsid w:val="00B97F8E"/>
    <w:rsid w:val="00BA15C0"/>
    <w:rsid w:val="00BA7401"/>
    <w:rsid w:val="00BA79B8"/>
    <w:rsid w:val="00BB0D19"/>
    <w:rsid w:val="00BB28E2"/>
    <w:rsid w:val="00BB54D4"/>
    <w:rsid w:val="00BC3E4B"/>
    <w:rsid w:val="00BC48D5"/>
    <w:rsid w:val="00BD0AE1"/>
    <w:rsid w:val="00BD1D3D"/>
    <w:rsid w:val="00BD4618"/>
    <w:rsid w:val="00BD668E"/>
    <w:rsid w:val="00BD6D55"/>
    <w:rsid w:val="00BE25DF"/>
    <w:rsid w:val="00BE3884"/>
    <w:rsid w:val="00BE67DF"/>
    <w:rsid w:val="00BF2ED9"/>
    <w:rsid w:val="00BF45A8"/>
    <w:rsid w:val="00BF666E"/>
    <w:rsid w:val="00BF6D60"/>
    <w:rsid w:val="00C04588"/>
    <w:rsid w:val="00C04DC8"/>
    <w:rsid w:val="00C12ADB"/>
    <w:rsid w:val="00C137FB"/>
    <w:rsid w:val="00C21F5A"/>
    <w:rsid w:val="00C262D4"/>
    <w:rsid w:val="00C26888"/>
    <w:rsid w:val="00C32835"/>
    <w:rsid w:val="00C34042"/>
    <w:rsid w:val="00C36279"/>
    <w:rsid w:val="00C4091C"/>
    <w:rsid w:val="00C40AB6"/>
    <w:rsid w:val="00C40EED"/>
    <w:rsid w:val="00C4177E"/>
    <w:rsid w:val="00C41AAF"/>
    <w:rsid w:val="00C50D5A"/>
    <w:rsid w:val="00C517D6"/>
    <w:rsid w:val="00C51B77"/>
    <w:rsid w:val="00C56642"/>
    <w:rsid w:val="00C5681E"/>
    <w:rsid w:val="00C576F1"/>
    <w:rsid w:val="00C57F4B"/>
    <w:rsid w:val="00C62DDF"/>
    <w:rsid w:val="00C657C8"/>
    <w:rsid w:val="00C67EE1"/>
    <w:rsid w:val="00C722CD"/>
    <w:rsid w:val="00C736C5"/>
    <w:rsid w:val="00C82058"/>
    <w:rsid w:val="00C8798E"/>
    <w:rsid w:val="00C87BBB"/>
    <w:rsid w:val="00C923F9"/>
    <w:rsid w:val="00C931C3"/>
    <w:rsid w:val="00C9567A"/>
    <w:rsid w:val="00CA0608"/>
    <w:rsid w:val="00CA155C"/>
    <w:rsid w:val="00CA5C9F"/>
    <w:rsid w:val="00CA72BF"/>
    <w:rsid w:val="00CB0081"/>
    <w:rsid w:val="00CB2458"/>
    <w:rsid w:val="00CB32E6"/>
    <w:rsid w:val="00CB3E62"/>
    <w:rsid w:val="00CB5127"/>
    <w:rsid w:val="00CB5178"/>
    <w:rsid w:val="00CD565D"/>
    <w:rsid w:val="00CD5DAD"/>
    <w:rsid w:val="00CD7E37"/>
    <w:rsid w:val="00CE171A"/>
    <w:rsid w:val="00CE1F5D"/>
    <w:rsid w:val="00CE22D9"/>
    <w:rsid w:val="00CE2D63"/>
    <w:rsid w:val="00CE4C2D"/>
    <w:rsid w:val="00CE7B35"/>
    <w:rsid w:val="00CF07C9"/>
    <w:rsid w:val="00CF3801"/>
    <w:rsid w:val="00CF3D99"/>
    <w:rsid w:val="00CF5FEB"/>
    <w:rsid w:val="00CF6297"/>
    <w:rsid w:val="00D07DA0"/>
    <w:rsid w:val="00D109B5"/>
    <w:rsid w:val="00D129BF"/>
    <w:rsid w:val="00D138D0"/>
    <w:rsid w:val="00D153BC"/>
    <w:rsid w:val="00D17967"/>
    <w:rsid w:val="00D22195"/>
    <w:rsid w:val="00D23060"/>
    <w:rsid w:val="00D24AE4"/>
    <w:rsid w:val="00D25314"/>
    <w:rsid w:val="00D35B55"/>
    <w:rsid w:val="00D366FD"/>
    <w:rsid w:val="00D37674"/>
    <w:rsid w:val="00D3796A"/>
    <w:rsid w:val="00D52F88"/>
    <w:rsid w:val="00D546E3"/>
    <w:rsid w:val="00D65F96"/>
    <w:rsid w:val="00D729C7"/>
    <w:rsid w:val="00D767B0"/>
    <w:rsid w:val="00D77C7B"/>
    <w:rsid w:val="00D806C8"/>
    <w:rsid w:val="00D8230E"/>
    <w:rsid w:val="00D87343"/>
    <w:rsid w:val="00D953A1"/>
    <w:rsid w:val="00D95869"/>
    <w:rsid w:val="00DA2305"/>
    <w:rsid w:val="00DA42EA"/>
    <w:rsid w:val="00DA4574"/>
    <w:rsid w:val="00DA5A11"/>
    <w:rsid w:val="00DA67C2"/>
    <w:rsid w:val="00DA6A0F"/>
    <w:rsid w:val="00DB08B8"/>
    <w:rsid w:val="00DB144A"/>
    <w:rsid w:val="00DB1EB4"/>
    <w:rsid w:val="00DB413F"/>
    <w:rsid w:val="00DC1997"/>
    <w:rsid w:val="00DC2D43"/>
    <w:rsid w:val="00DC3F34"/>
    <w:rsid w:val="00DC490B"/>
    <w:rsid w:val="00DD04E2"/>
    <w:rsid w:val="00DD0697"/>
    <w:rsid w:val="00DD4036"/>
    <w:rsid w:val="00DD5A60"/>
    <w:rsid w:val="00DE20CE"/>
    <w:rsid w:val="00DE240C"/>
    <w:rsid w:val="00DE2DB2"/>
    <w:rsid w:val="00DE33DE"/>
    <w:rsid w:val="00DF004E"/>
    <w:rsid w:val="00DF5CAD"/>
    <w:rsid w:val="00DF5D3B"/>
    <w:rsid w:val="00DF6815"/>
    <w:rsid w:val="00E012AB"/>
    <w:rsid w:val="00E04413"/>
    <w:rsid w:val="00E11AC9"/>
    <w:rsid w:val="00E15B1F"/>
    <w:rsid w:val="00E23B6B"/>
    <w:rsid w:val="00E255AE"/>
    <w:rsid w:val="00E2643A"/>
    <w:rsid w:val="00E2723D"/>
    <w:rsid w:val="00E27BB9"/>
    <w:rsid w:val="00E315A3"/>
    <w:rsid w:val="00E3506A"/>
    <w:rsid w:val="00E3534C"/>
    <w:rsid w:val="00E35E7B"/>
    <w:rsid w:val="00E44FF1"/>
    <w:rsid w:val="00E45961"/>
    <w:rsid w:val="00E46C37"/>
    <w:rsid w:val="00E50464"/>
    <w:rsid w:val="00E5183A"/>
    <w:rsid w:val="00E52CFE"/>
    <w:rsid w:val="00E55176"/>
    <w:rsid w:val="00E6024F"/>
    <w:rsid w:val="00E6075A"/>
    <w:rsid w:val="00E60B94"/>
    <w:rsid w:val="00E6302C"/>
    <w:rsid w:val="00E63911"/>
    <w:rsid w:val="00E642F0"/>
    <w:rsid w:val="00E70648"/>
    <w:rsid w:val="00E70B58"/>
    <w:rsid w:val="00E72078"/>
    <w:rsid w:val="00E72258"/>
    <w:rsid w:val="00E74FEB"/>
    <w:rsid w:val="00E76A85"/>
    <w:rsid w:val="00E82F38"/>
    <w:rsid w:val="00E83D25"/>
    <w:rsid w:val="00E86651"/>
    <w:rsid w:val="00E86B61"/>
    <w:rsid w:val="00E87508"/>
    <w:rsid w:val="00E90E81"/>
    <w:rsid w:val="00E915DF"/>
    <w:rsid w:val="00EA1359"/>
    <w:rsid w:val="00EA16E2"/>
    <w:rsid w:val="00EB27BE"/>
    <w:rsid w:val="00EB4CC6"/>
    <w:rsid w:val="00EC1AAD"/>
    <w:rsid w:val="00EC1E4A"/>
    <w:rsid w:val="00EC4752"/>
    <w:rsid w:val="00EC57C8"/>
    <w:rsid w:val="00ED1BB0"/>
    <w:rsid w:val="00ED31C1"/>
    <w:rsid w:val="00ED5985"/>
    <w:rsid w:val="00ED6F90"/>
    <w:rsid w:val="00ED73F1"/>
    <w:rsid w:val="00EE1DD5"/>
    <w:rsid w:val="00EE22E3"/>
    <w:rsid w:val="00EE2776"/>
    <w:rsid w:val="00EE4149"/>
    <w:rsid w:val="00F015FE"/>
    <w:rsid w:val="00F03365"/>
    <w:rsid w:val="00F036FD"/>
    <w:rsid w:val="00F066EA"/>
    <w:rsid w:val="00F07657"/>
    <w:rsid w:val="00F104E8"/>
    <w:rsid w:val="00F12503"/>
    <w:rsid w:val="00F1327E"/>
    <w:rsid w:val="00F13F03"/>
    <w:rsid w:val="00F14480"/>
    <w:rsid w:val="00F1713E"/>
    <w:rsid w:val="00F21D6D"/>
    <w:rsid w:val="00F2202A"/>
    <w:rsid w:val="00F22DBB"/>
    <w:rsid w:val="00F23481"/>
    <w:rsid w:val="00F2516C"/>
    <w:rsid w:val="00F255B2"/>
    <w:rsid w:val="00F26535"/>
    <w:rsid w:val="00F31C16"/>
    <w:rsid w:val="00F32EB6"/>
    <w:rsid w:val="00F338EE"/>
    <w:rsid w:val="00F35807"/>
    <w:rsid w:val="00F362CB"/>
    <w:rsid w:val="00F366D5"/>
    <w:rsid w:val="00F37180"/>
    <w:rsid w:val="00F3771F"/>
    <w:rsid w:val="00F44198"/>
    <w:rsid w:val="00F45016"/>
    <w:rsid w:val="00F4503A"/>
    <w:rsid w:val="00F46790"/>
    <w:rsid w:val="00F47DC9"/>
    <w:rsid w:val="00F512C3"/>
    <w:rsid w:val="00F516C1"/>
    <w:rsid w:val="00F51A01"/>
    <w:rsid w:val="00F52DD5"/>
    <w:rsid w:val="00F53C75"/>
    <w:rsid w:val="00F54EB8"/>
    <w:rsid w:val="00F5614E"/>
    <w:rsid w:val="00F611A0"/>
    <w:rsid w:val="00F648DB"/>
    <w:rsid w:val="00F665C6"/>
    <w:rsid w:val="00F66D2C"/>
    <w:rsid w:val="00F677DA"/>
    <w:rsid w:val="00F705E6"/>
    <w:rsid w:val="00F70EA8"/>
    <w:rsid w:val="00F73DDA"/>
    <w:rsid w:val="00F83C91"/>
    <w:rsid w:val="00F84401"/>
    <w:rsid w:val="00F8699E"/>
    <w:rsid w:val="00F87DDA"/>
    <w:rsid w:val="00F90110"/>
    <w:rsid w:val="00F964E7"/>
    <w:rsid w:val="00FA017F"/>
    <w:rsid w:val="00FA74E1"/>
    <w:rsid w:val="00FA7736"/>
    <w:rsid w:val="00FC2276"/>
    <w:rsid w:val="00FC2D07"/>
    <w:rsid w:val="00FC30A4"/>
    <w:rsid w:val="00FC4225"/>
    <w:rsid w:val="00FD0582"/>
    <w:rsid w:val="00FD0CFE"/>
    <w:rsid w:val="00FD2E2F"/>
    <w:rsid w:val="00FD3A71"/>
    <w:rsid w:val="00FD5540"/>
    <w:rsid w:val="00FD75B9"/>
    <w:rsid w:val="00FE0265"/>
    <w:rsid w:val="00FE5D47"/>
    <w:rsid w:val="00FF1C4B"/>
    <w:rsid w:val="00FF2632"/>
    <w:rsid w:val="00FF3235"/>
    <w:rsid w:val="00FF5638"/>
    <w:rsid w:val="00FF68C1"/>
    <w:rsid w:val="02DC9C1B"/>
    <w:rsid w:val="0440AC08"/>
    <w:rsid w:val="04E55561"/>
    <w:rsid w:val="06DAF4E7"/>
    <w:rsid w:val="07BAB41B"/>
    <w:rsid w:val="07D51B92"/>
    <w:rsid w:val="09E3AAAD"/>
    <w:rsid w:val="0BD1BB5D"/>
    <w:rsid w:val="0CCA8757"/>
    <w:rsid w:val="0CFBB046"/>
    <w:rsid w:val="0E5142CA"/>
    <w:rsid w:val="109CC510"/>
    <w:rsid w:val="1371292F"/>
    <w:rsid w:val="1776FEDA"/>
    <w:rsid w:val="1798E935"/>
    <w:rsid w:val="1C04BA24"/>
    <w:rsid w:val="1E0FD924"/>
    <w:rsid w:val="2052CE30"/>
    <w:rsid w:val="247DB3CB"/>
    <w:rsid w:val="248E6621"/>
    <w:rsid w:val="277A4362"/>
    <w:rsid w:val="284170EE"/>
    <w:rsid w:val="287561D9"/>
    <w:rsid w:val="2A085D6F"/>
    <w:rsid w:val="2AD728F8"/>
    <w:rsid w:val="2FAE333F"/>
    <w:rsid w:val="31B7F159"/>
    <w:rsid w:val="32C743BA"/>
    <w:rsid w:val="336905AA"/>
    <w:rsid w:val="33EE043B"/>
    <w:rsid w:val="359C0BE3"/>
    <w:rsid w:val="3648E2D2"/>
    <w:rsid w:val="382BD8F2"/>
    <w:rsid w:val="388D7770"/>
    <w:rsid w:val="405066B3"/>
    <w:rsid w:val="4121DB9B"/>
    <w:rsid w:val="4305E7C4"/>
    <w:rsid w:val="48FB1F45"/>
    <w:rsid w:val="49A6D4C5"/>
    <w:rsid w:val="4E4AF108"/>
    <w:rsid w:val="4EC42F35"/>
    <w:rsid w:val="5016E21B"/>
    <w:rsid w:val="52CF2853"/>
    <w:rsid w:val="58F8E4FE"/>
    <w:rsid w:val="5BF26778"/>
    <w:rsid w:val="5CD1E2F8"/>
    <w:rsid w:val="5DF4DA2D"/>
    <w:rsid w:val="5E55D7D2"/>
    <w:rsid w:val="5F0A5418"/>
    <w:rsid w:val="611D6930"/>
    <w:rsid w:val="612BDFFE"/>
    <w:rsid w:val="61DE1412"/>
    <w:rsid w:val="62B26FED"/>
    <w:rsid w:val="6361BD1A"/>
    <w:rsid w:val="639F6872"/>
    <w:rsid w:val="63BDCDDA"/>
    <w:rsid w:val="6646A013"/>
    <w:rsid w:val="669561ED"/>
    <w:rsid w:val="66A30CE5"/>
    <w:rsid w:val="694FE585"/>
    <w:rsid w:val="6C5F2251"/>
    <w:rsid w:val="6E464124"/>
    <w:rsid w:val="6E68E85D"/>
    <w:rsid w:val="6F62447E"/>
    <w:rsid w:val="725691DF"/>
    <w:rsid w:val="7335E83C"/>
    <w:rsid w:val="76EE04DA"/>
    <w:rsid w:val="79644945"/>
    <w:rsid w:val="79D1DA73"/>
    <w:rsid w:val="7C1D6B8B"/>
    <w:rsid w:val="7C5D4C0C"/>
    <w:rsid w:val="7E9B1CB1"/>
    <w:rsid w:val="7F619D71"/>
    <w:rsid w:val="7FA24A6A"/>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743A"/>
  <w15:docId w15:val="{9A2933A1-89DB-47B2-9D53-9BB782B1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6A6B"/>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4F7245"/>
    <w:rPr>
      <w:rFonts w:asciiTheme="majorHAnsi" w:eastAsiaTheme="majorEastAsia" w:hAnsiTheme="majorHAnsi" w:cstheme="majorBidi"/>
      <w:b/>
      <w:bCs/>
      <w:color w:val="4F81BD" w:themeColor="accent1"/>
      <w:sz w:val="28"/>
      <w:szCs w:val="28"/>
    </w:rPr>
  </w:style>
  <w:style w:type="character" w:styleId="FollowedHyperlink">
    <w:name w:val="FollowedHyperlink"/>
    <w:basedOn w:val="DefaultParagraphFont"/>
    <w:semiHidden/>
    <w:unhideWhenUsed/>
    <w:rsid w:val="00E3506A"/>
    <w:rPr>
      <w:color w:val="800080" w:themeColor="followedHyperlink"/>
      <w:u w:val="single"/>
    </w:rPr>
  </w:style>
  <w:style w:type="character" w:customStyle="1" w:styleId="BodyTextChar">
    <w:name w:val="Body Text Char"/>
    <w:basedOn w:val="DefaultParagraphFont"/>
    <w:link w:val="BodyText"/>
    <w:rsid w:val="00B45D17"/>
  </w:style>
  <w:style w:type="character" w:customStyle="1" w:styleId="Heading3Char">
    <w:name w:val="Heading 3 Char"/>
    <w:basedOn w:val="DefaultParagraphFont"/>
    <w:link w:val="Heading3"/>
    <w:uiPriority w:val="9"/>
    <w:rsid w:val="00F665C6"/>
    <w:rPr>
      <w:rFonts w:asciiTheme="majorHAnsi" w:eastAsiaTheme="majorEastAsia" w:hAnsiTheme="majorHAnsi" w:cstheme="majorBidi"/>
      <w:b/>
      <w:bCs/>
      <w:color w:val="4F81BD" w:themeColor="accent1"/>
    </w:rPr>
  </w:style>
  <w:style w:type="character" w:styleId="CommentReference">
    <w:name w:val="annotation reference"/>
    <w:basedOn w:val="DefaultParagraphFont"/>
    <w:semiHidden/>
    <w:unhideWhenUsed/>
    <w:rsid w:val="00E23B6B"/>
    <w:rPr>
      <w:sz w:val="16"/>
      <w:szCs w:val="16"/>
    </w:rPr>
  </w:style>
  <w:style w:type="paragraph" w:styleId="CommentText">
    <w:name w:val="annotation text"/>
    <w:basedOn w:val="Normal"/>
    <w:link w:val="CommentTextChar"/>
    <w:unhideWhenUsed/>
    <w:rsid w:val="00E23B6B"/>
    <w:rPr>
      <w:sz w:val="20"/>
      <w:szCs w:val="20"/>
    </w:rPr>
  </w:style>
  <w:style w:type="character" w:customStyle="1" w:styleId="CommentTextChar">
    <w:name w:val="Comment Text Char"/>
    <w:basedOn w:val="DefaultParagraphFont"/>
    <w:link w:val="CommentText"/>
    <w:rsid w:val="00E23B6B"/>
    <w:rPr>
      <w:sz w:val="20"/>
      <w:szCs w:val="20"/>
    </w:rPr>
  </w:style>
  <w:style w:type="paragraph" w:styleId="CommentSubject">
    <w:name w:val="annotation subject"/>
    <w:basedOn w:val="CommentText"/>
    <w:next w:val="CommentText"/>
    <w:link w:val="CommentSubjectChar"/>
    <w:semiHidden/>
    <w:unhideWhenUsed/>
    <w:rsid w:val="00E23B6B"/>
    <w:rPr>
      <w:b/>
      <w:bCs/>
    </w:rPr>
  </w:style>
  <w:style w:type="character" w:customStyle="1" w:styleId="CommentSubjectChar">
    <w:name w:val="Comment Subject Char"/>
    <w:basedOn w:val="CommentTextChar"/>
    <w:link w:val="CommentSubject"/>
    <w:semiHidden/>
    <w:rsid w:val="00E23B6B"/>
    <w:rPr>
      <w:b/>
      <w:bCs/>
      <w:sz w:val="20"/>
      <w:szCs w:val="20"/>
    </w:rPr>
  </w:style>
  <w:style w:type="table" w:styleId="TableGrid">
    <w:name w:val="Table Grid"/>
    <w:basedOn w:val="TableNormal"/>
    <w:rsid w:val="00385B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
    <w:rsid w:val="00DC490B"/>
  </w:style>
  <w:style w:type="character" w:styleId="PlaceholderText">
    <w:name w:val="Placeholder Text"/>
    <w:basedOn w:val="DefaultParagraphFont"/>
    <w:semiHidden/>
    <w:rsid w:val="00DE240C"/>
    <w:rPr>
      <w:color w:val="808080"/>
    </w:rPr>
  </w:style>
  <w:style w:type="paragraph" w:styleId="TableofFigures">
    <w:name w:val="table of figures"/>
    <w:basedOn w:val="Normal"/>
    <w:next w:val="Normal"/>
    <w:uiPriority w:val="99"/>
    <w:unhideWhenUsed/>
    <w:rsid w:val="00C4091C"/>
    <w:pPr>
      <w:spacing w:after="0"/>
    </w:pPr>
  </w:style>
  <w:style w:type="character" w:customStyle="1" w:styleId="Heading1Char">
    <w:name w:val="Heading 1 Char"/>
    <w:basedOn w:val="DefaultParagraphFont"/>
    <w:link w:val="Heading1"/>
    <w:uiPriority w:val="9"/>
    <w:rsid w:val="00C4091C"/>
    <w:rPr>
      <w:rFonts w:asciiTheme="majorHAnsi" w:eastAsiaTheme="majorEastAsia" w:hAnsiTheme="majorHAnsi" w:cstheme="majorBidi"/>
      <w:b/>
      <w:bCs/>
      <w:color w:val="4F81BD" w:themeColor="accent1"/>
      <w:sz w:val="32"/>
      <w:szCs w:val="32"/>
    </w:rPr>
  </w:style>
  <w:style w:type="paragraph" w:styleId="Quote">
    <w:name w:val="Quote"/>
    <w:basedOn w:val="Normal"/>
    <w:next w:val="Normal"/>
    <w:link w:val="QuoteChar"/>
    <w:rsid w:val="005E11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5E1117"/>
    <w:rPr>
      <w:i/>
      <w:iCs/>
      <w:color w:val="404040" w:themeColor="text1" w:themeTint="BF"/>
    </w:rPr>
  </w:style>
  <w:style w:type="paragraph" w:styleId="HTMLPreformatted">
    <w:name w:val="HTML Preformatted"/>
    <w:basedOn w:val="Normal"/>
    <w:link w:val="HTMLPreformattedChar"/>
    <w:uiPriority w:val="99"/>
    <w:semiHidden/>
    <w:unhideWhenUsed/>
    <w:rsid w:val="00B94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4245"/>
    <w:rPr>
      <w:rFonts w:ascii="Courier New" w:eastAsia="Times New Roman" w:hAnsi="Courier New" w:cs="Courier New"/>
      <w:sz w:val="20"/>
      <w:szCs w:val="20"/>
    </w:rPr>
  </w:style>
  <w:style w:type="character" w:styleId="HTMLCode">
    <w:name w:val="HTML Code"/>
    <w:basedOn w:val="DefaultParagraphFont"/>
    <w:uiPriority w:val="99"/>
    <w:unhideWhenUsed/>
    <w:rsid w:val="00B9424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33CC9"/>
    <w:rPr>
      <w:color w:val="605E5C"/>
      <w:shd w:val="clear" w:color="auto" w:fill="E1DFDD"/>
    </w:rPr>
  </w:style>
  <w:style w:type="character" w:customStyle="1" w:styleId="Heading4Char">
    <w:name w:val="Heading 4 Char"/>
    <w:basedOn w:val="DefaultParagraphFont"/>
    <w:link w:val="Heading4"/>
    <w:uiPriority w:val="9"/>
    <w:rsid w:val="00CF6297"/>
    <w:rPr>
      <w:rFonts w:asciiTheme="majorHAnsi" w:eastAsiaTheme="majorEastAsia" w:hAnsiTheme="majorHAnsi" w:cstheme="majorBidi"/>
      <w:bCs/>
      <w:i/>
      <w:color w:val="4F81BD" w:themeColor="accent1"/>
    </w:rPr>
  </w:style>
  <w:style w:type="paragraph" w:styleId="EndnoteText">
    <w:name w:val="endnote text"/>
    <w:basedOn w:val="Normal"/>
    <w:link w:val="EndnoteTextChar"/>
    <w:semiHidden/>
    <w:unhideWhenUsed/>
    <w:rsid w:val="003570C8"/>
    <w:pPr>
      <w:spacing w:after="0"/>
    </w:pPr>
    <w:rPr>
      <w:sz w:val="20"/>
      <w:szCs w:val="20"/>
    </w:rPr>
  </w:style>
  <w:style w:type="character" w:customStyle="1" w:styleId="EndnoteTextChar">
    <w:name w:val="Endnote Text Char"/>
    <w:basedOn w:val="DefaultParagraphFont"/>
    <w:link w:val="EndnoteText"/>
    <w:semiHidden/>
    <w:rsid w:val="003570C8"/>
    <w:rPr>
      <w:sz w:val="20"/>
      <w:szCs w:val="20"/>
    </w:rPr>
  </w:style>
  <w:style w:type="character" w:styleId="EndnoteReference">
    <w:name w:val="endnote reference"/>
    <w:basedOn w:val="DefaultParagraphFont"/>
    <w:semiHidden/>
    <w:unhideWhenUsed/>
    <w:rsid w:val="003570C8"/>
    <w:rPr>
      <w:vertAlign w:val="superscript"/>
    </w:rPr>
  </w:style>
  <w:style w:type="character" w:customStyle="1" w:styleId="hljs-selector-class">
    <w:name w:val="hljs-selector-class"/>
    <w:basedOn w:val="DefaultParagraphFont"/>
    <w:rsid w:val="005A63E1"/>
  </w:style>
  <w:style w:type="character" w:customStyle="1" w:styleId="hljs-selector-tag">
    <w:name w:val="hljs-selector-tag"/>
    <w:basedOn w:val="DefaultParagraphFont"/>
    <w:rsid w:val="005A63E1"/>
  </w:style>
  <w:style w:type="paragraph" w:styleId="Header">
    <w:name w:val="header"/>
    <w:basedOn w:val="Normal"/>
    <w:link w:val="HeaderChar"/>
    <w:semiHidden/>
    <w:unhideWhenUsed/>
    <w:rsid w:val="00E27BB9"/>
    <w:pPr>
      <w:tabs>
        <w:tab w:val="center" w:pos="4680"/>
        <w:tab w:val="right" w:pos="9360"/>
      </w:tabs>
      <w:spacing w:after="0"/>
    </w:pPr>
  </w:style>
  <w:style w:type="character" w:customStyle="1" w:styleId="HeaderChar">
    <w:name w:val="Header Char"/>
    <w:basedOn w:val="DefaultParagraphFont"/>
    <w:link w:val="Header"/>
    <w:semiHidden/>
    <w:rsid w:val="00E27BB9"/>
  </w:style>
  <w:style w:type="paragraph" w:styleId="Footer">
    <w:name w:val="footer"/>
    <w:basedOn w:val="Normal"/>
    <w:link w:val="FooterChar"/>
    <w:semiHidden/>
    <w:unhideWhenUsed/>
    <w:rsid w:val="00E27BB9"/>
    <w:pPr>
      <w:tabs>
        <w:tab w:val="center" w:pos="4680"/>
        <w:tab w:val="right" w:pos="9360"/>
      </w:tabs>
      <w:spacing w:after="0"/>
    </w:pPr>
  </w:style>
  <w:style w:type="character" w:customStyle="1" w:styleId="FooterChar">
    <w:name w:val="Footer Char"/>
    <w:basedOn w:val="DefaultParagraphFont"/>
    <w:link w:val="Footer"/>
    <w:semiHidden/>
    <w:rsid w:val="00E27BB9"/>
  </w:style>
  <w:style w:type="paragraph" w:styleId="Revision">
    <w:name w:val="Revision"/>
    <w:hidden/>
    <w:semiHidden/>
    <w:rsid w:val="0024609D"/>
    <w:pPr>
      <w:spacing w:after="0"/>
    </w:pPr>
  </w:style>
  <w:style w:type="character" w:styleId="Mention">
    <w:name w:val="Mention"/>
    <w:basedOn w:val="DefaultParagraphFont"/>
    <w:uiPriority w:val="99"/>
    <w:unhideWhenUsed/>
    <w:rsid w:val="0039161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394">
      <w:bodyDiv w:val="1"/>
      <w:marLeft w:val="0"/>
      <w:marRight w:val="0"/>
      <w:marTop w:val="0"/>
      <w:marBottom w:val="0"/>
      <w:divBdr>
        <w:top w:val="none" w:sz="0" w:space="0" w:color="auto"/>
        <w:left w:val="none" w:sz="0" w:space="0" w:color="auto"/>
        <w:bottom w:val="none" w:sz="0" w:space="0" w:color="auto"/>
        <w:right w:val="none" w:sz="0" w:space="0" w:color="auto"/>
      </w:divBdr>
    </w:div>
    <w:div w:id="51466917">
      <w:bodyDiv w:val="1"/>
      <w:marLeft w:val="0"/>
      <w:marRight w:val="0"/>
      <w:marTop w:val="0"/>
      <w:marBottom w:val="0"/>
      <w:divBdr>
        <w:top w:val="none" w:sz="0" w:space="0" w:color="auto"/>
        <w:left w:val="none" w:sz="0" w:space="0" w:color="auto"/>
        <w:bottom w:val="none" w:sz="0" w:space="0" w:color="auto"/>
        <w:right w:val="none" w:sz="0" w:space="0" w:color="auto"/>
      </w:divBdr>
    </w:div>
    <w:div w:id="111829788">
      <w:bodyDiv w:val="1"/>
      <w:marLeft w:val="0"/>
      <w:marRight w:val="0"/>
      <w:marTop w:val="0"/>
      <w:marBottom w:val="0"/>
      <w:divBdr>
        <w:top w:val="none" w:sz="0" w:space="0" w:color="auto"/>
        <w:left w:val="none" w:sz="0" w:space="0" w:color="auto"/>
        <w:bottom w:val="none" w:sz="0" w:space="0" w:color="auto"/>
        <w:right w:val="none" w:sz="0" w:space="0" w:color="auto"/>
      </w:divBdr>
    </w:div>
    <w:div w:id="140007241">
      <w:bodyDiv w:val="1"/>
      <w:marLeft w:val="0"/>
      <w:marRight w:val="0"/>
      <w:marTop w:val="0"/>
      <w:marBottom w:val="0"/>
      <w:divBdr>
        <w:top w:val="none" w:sz="0" w:space="0" w:color="auto"/>
        <w:left w:val="none" w:sz="0" w:space="0" w:color="auto"/>
        <w:bottom w:val="none" w:sz="0" w:space="0" w:color="auto"/>
        <w:right w:val="none" w:sz="0" w:space="0" w:color="auto"/>
      </w:divBdr>
    </w:div>
    <w:div w:id="191455171">
      <w:bodyDiv w:val="1"/>
      <w:marLeft w:val="0"/>
      <w:marRight w:val="0"/>
      <w:marTop w:val="0"/>
      <w:marBottom w:val="0"/>
      <w:divBdr>
        <w:top w:val="none" w:sz="0" w:space="0" w:color="auto"/>
        <w:left w:val="none" w:sz="0" w:space="0" w:color="auto"/>
        <w:bottom w:val="none" w:sz="0" w:space="0" w:color="auto"/>
        <w:right w:val="none" w:sz="0" w:space="0" w:color="auto"/>
      </w:divBdr>
    </w:div>
    <w:div w:id="203911930">
      <w:bodyDiv w:val="1"/>
      <w:marLeft w:val="0"/>
      <w:marRight w:val="0"/>
      <w:marTop w:val="0"/>
      <w:marBottom w:val="0"/>
      <w:divBdr>
        <w:top w:val="none" w:sz="0" w:space="0" w:color="auto"/>
        <w:left w:val="none" w:sz="0" w:space="0" w:color="auto"/>
        <w:bottom w:val="none" w:sz="0" w:space="0" w:color="auto"/>
        <w:right w:val="none" w:sz="0" w:space="0" w:color="auto"/>
      </w:divBdr>
    </w:div>
    <w:div w:id="350880719">
      <w:bodyDiv w:val="1"/>
      <w:marLeft w:val="0"/>
      <w:marRight w:val="0"/>
      <w:marTop w:val="0"/>
      <w:marBottom w:val="0"/>
      <w:divBdr>
        <w:top w:val="none" w:sz="0" w:space="0" w:color="auto"/>
        <w:left w:val="none" w:sz="0" w:space="0" w:color="auto"/>
        <w:bottom w:val="none" w:sz="0" w:space="0" w:color="auto"/>
        <w:right w:val="none" w:sz="0" w:space="0" w:color="auto"/>
      </w:divBdr>
    </w:div>
    <w:div w:id="455636925">
      <w:bodyDiv w:val="1"/>
      <w:marLeft w:val="0"/>
      <w:marRight w:val="0"/>
      <w:marTop w:val="0"/>
      <w:marBottom w:val="0"/>
      <w:divBdr>
        <w:top w:val="none" w:sz="0" w:space="0" w:color="auto"/>
        <w:left w:val="none" w:sz="0" w:space="0" w:color="auto"/>
        <w:bottom w:val="none" w:sz="0" w:space="0" w:color="auto"/>
        <w:right w:val="none" w:sz="0" w:space="0" w:color="auto"/>
      </w:divBdr>
    </w:div>
    <w:div w:id="456919132">
      <w:bodyDiv w:val="1"/>
      <w:marLeft w:val="0"/>
      <w:marRight w:val="0"/>
      <w:marTop w:val="0"/>
      <w:marBottom w:val="0"/>
      <w:divBdr>
        <w:top w:val="none" w:sz="0" w:space="0" w:color="auto"/>
        <w:left w:val="none" w:sz="0" w:space="0" w:color="auto"/>
        <w:bottom w:val="none" w:sz="0" w:space="0" w:color="auto"/>
        <w:right w:val="none" w:sz="0" w:space="0" w:color="auto"/>
      </w:divBdr>
    </w:div>
    <w:div w:id="478233680">
      <w:bodyDiv w:val="1"/>
      <w:marLeft w:val="0"/>
      <w:marRight w:val="0"/>
      <w:marTop w:val="0"/>
      <w:marBottom w:val="0"/>
      <w:divBdr>
        <w:top w:val="none" w:sz="0" w:space="0" w:color="auto"/>
        <w:left w:val="none" w:sz="0" w:space="0" w:color="auto"/>
        <w:bottom w:val="none" w:sz="0" w:space="0" w:color="auto"/>
        <w:right w:val="none" w:sz="0" w:space="0" w:color="auto"/>
      </w:divBdr>
    </w:div>
    <w:div w:id="616064039">
      <w:bodyDiv w:val="1"/>
      <w:marLeft w:val="0"/>
      <w:marRight w:val="0"/>
      <w:marTop w:val="0"/>
      <w:marBottom w:val="0"/>
      <w:divBdr>
        <w:top w:val="none" w:sz="0" w:space="0" w:color="auto"/>
        <w:left w:val="none" w:sz="0" w:space="0" w:color="auto"/>
        <w:bottom w:val="none" w:sz="0" w:space="0" w:color="auto"/>
        <w:right w:val="none" w:sz="0" w:space="0" w:color="auto"/>
      </w:divBdr>
    </w:div>
    <w:div w:id="689910266">
      <w:bodyDiv w:val="1"/>
      <w:marLeft w:val="0"/>
      <w:marRight w:val="0"/>
      <w:marTop w:val="0"/>
      <w:marBottom w:val="0"/>
      <w:divBdr>
        <w:top w:val="none" w:sz="0" w:space="0" w:color="auto"/>
        <w:left w:val="none" w:sz="0" w:space="0" w:color="auto"/>
        <w:bottom w:val="none" w:sz="0" w:space="0" w:color="auto"/>
        <w:right w:val="none" w:sz="0" w:space="0" w:color="auto"/>
      </w:divBdr>
    </w:div>
    <w:div w:id="737751625">
      <w:bodyDiv w:val="1"/>
      <w:marLeft w:val="0"/>
      <w:marRight w:val="0"/>
      <w:marTop w:val="0"/>
      <w:marBottom w:val="0"/>
      <w:divBdr>
        <w:top w:val="none" w:sz="0" w:space="0" w:color="auto"/>
        <w:left w:val="none" w:sz="0" w:space="0" w:color="auto"/>
        <w:bottom w:val="none" w:sz="0" w:space="0" w:color="auto"/>
        <w:right w:val="none" w:sz="0" w:space="0" w:color="auto"/>
      </w:divBdr>
    </w:div>
    <w:div w:id="743180512">
      <w:bodyDiv w:val="1"/>
      <w:marLeft w:val="0"/>
      <w:marRight w:val="0"/>
      <w:marTop w:val="0"/>
      <w:marBottom w:val="0"/>
      <w:divBdr>
        <w:top w:val="none" w:sz="0" w:space="0" w:color="auto"/>
        <w:left w:val="none" w:sz="0" w:space="0" w:color="auto"/>
        <w:bottom w:val="none" w:sz="0" w:space="0" w:color="auto"/>
        <w:right w:val="none" w:sz="0" w:space="0" w:color="auto"/>
      </w:divBdr>
    </w:div>
    <w:div w:id="1104812091">
      <w:bodyDiv w:val="1"/>
      <w:marLeft w:val="0"/>
      <w:marRight w:val="0"/>
      <w:marTop w:val="0"/>
      <w:marBottom w:val="0"/>
      <w:divBdr>
        <w:top w:val="none" w:sz="0" w:space="0" w:color="auto"/>
        <w:left w:val="none" w:sz="0" w:space="0" w:color="auto"/>
        <w:bottom w:val="none" w:sz="0" w:space="0" w:color="auto"/>
        <w:right w:val="none" w:sz="0" w:space="0" w:color="auto"/>
      </w:divBdr>
    </w:div>
    <w:div w:id="1152600364">
      <w:bodyDiv w:val="1"/>
      <w:marLeft w:val="0"/>
      <w:marRight w:val="0"/>
      <w:marTop w:val="0"/>
      <w:marBottom w:val="0"/>
      <w:divBdr>
        <w:top w:val="none" w:sz="0" w:space="0" w:color="auto"/>
        <w:left w:val="none" w:sz="0" w:space="0" w:color="auto"/>
        <w:bottom w:val="none" w:sz="0" w:space="0" w:color="auto"/>
        <w:right w:val="none" w:sz="0" w:space="0" w:color="auto"/>
      </w:divBdr>
    </w:div>
    <w:div w:id="1240865322">
      <w:bodyDiv w:val="1"/>
      <w:marLeft w:val="0"/>
      <w:marRight w:val="0"/>
      <w:marTop w:val="0"/>
      <w:marBottom w:val="0"/>
      <w:divBdr>
        <w:top w:val="none" w:sz="0" w:space="0" w:color="auto"/>
        <w:left w:val="none" w:sz="0" w:space="0" w:color="auto"/>
        <w:bottom w:val="none" w:sz="0" w:space="0" w:color="auto"/>
        <w:right w:val="none" w:sz="0" w:space="0" w:color="auto"/>
      </w:divBdr>
    </w:div>
    <w:div w:id="1356269222">
      <w:bodyDiv w:val="1"/>
      <w:marLeft w:val="0"/>
      <w:marRight w:val="0"/>
      <w:marTop w:val="0"/>
      <w:marBottom w:val="0"/>
      <w:divBdr>
        <w:top w:val="none" w:sz="0" w:space="0" w:color="auto"/>
        <w:left w:val="none" w:sz="0" w:space="0" w:color="auto"/>
        <w:bottom w:val="none" w:sz="0" w:space="0" w:color="auto"/>
        <w:right w:val="none" w:sz="0" w:space="0" w:color="auto"/>
      </w:divBdr>
    </w:div>
    <w:div w:id="1402751128">
      <w:bodyDiv w:val="1"/>
      <w:marLeft w:val="0"/>
      <w:marRight w:val="0"/>
      <w:marTop w:val="0"/>
      <w:marBottom w:val="0"/>
      <w:divBdr>
        <w:top w:val="none" w:sz="0" w:space="0" w:color="auto"/>
        <w:left w:val="none" w:sz="0" w:space="0" w:color="auto"/>
        <w:bottom w:val="none" w:sz="0" w:space="0" w:color="auto"/>
        <w:right w:val="none" w:sz="0" w:space="0" w:color="auto"/>
      </w:divBdr>
    </w:div>
    <w:div w:id="1429930364">
      <w:bodyDiv w:val="1"/>
      <w:marLeft w:val="0"/>
      <w:marRight w:val="0"/>
      <w:marTop w:val="0"/>
      <w:marBottom w:val="0"/>
      <w:divBdr>
        <w:top w:val="none" w:sz="0" w:space="0" w:color="auto"/>
        <w:left w:val="none" w:sz="0" w:space="0" w:color="auto"/>
        <w:bottom w:val="none" w:sz="0" w:space="0" w:color="auto"/>
        <w:right w:val="none" w:sz="0" w:space="0" w:color="auto"/>
      </w:divBdr>
    </w:div>
    <w:div w:id="1583561589">
      <w:bodyDiv w:val="1"/>
      <w:marLeft w:val="0"/>
      <w:marRight w:val="0"/>
      <w:marTop w:val="0"/>
      <w:marBottom w:val="0"/>
      <w:divBdr>
        <w:top w:val="none" w:sz="0" w:space="0" w:color="auto"/>
        <w:left w:val="none" w:sz="0" w:space="0" w:color="auto"/>
        <w:bottom w:val="none" w:sz="0" w:space="0" w:color="auto"/>
        <w:right w:val="none" w:sz="0" w:space="0" w:color="auto"/>
      </w:divBdr>
    </w:div>
    <w:div w:id="1606839588">
      <w:bodyDiv w:val="1"/>
      <w:marLeft w:val="0"/>
      <w:marRight w:val="0"/>
      <w:marTop w:val="0"/>
      <w:marBottom w:val="0"/>
      <w:divBdr>
        <w:top w:val="none" w:sz="0" w:space="0" w:color="auto"/>
        <w:left w:val="none" w:sz="0" w:space="0" w:color="auto"/>
        <w:bottom w:val="none" w:sz="0" w:space="0" w:color="auto"/>
        <w:right w:val="none" w:sz="0" w:space="0" w:color="auto"/>
      </w:divBdr>
    </w:div>
    <w:div w:id="1639452695">
      <w:bodyDiv w:val="1"/>
      <w:marLeft w:val="0"/>
      <w:marRight w:val="0"/>
      <w:marTop w:val="0"/>
      <w:marBottom w:val="0"/>
      <w:divBdr>
        <w:top w:val="none" w:sz="0" w:space="0" w:color="auto"/>
        <w:left w:val="none" w:sz="0" w:space="0" w:color="auto"/>
        <w:bottom w:val="none" w:sz="0" w:space="0" w:color="auto"/>
        <w:right w:val="none" w:sz="0" w:space="0" w:color="auto"/>
      </w:divBdr>
    </w:div>
    <w:div w:id="1668054660">
      <w:bodyDiv w:val="1"/>
      <w:marLeft w:val="0"/>
      <w:marRight w:val="0"/>
      <w:marTop w:val="0"/>
      <w:marBottom w:val="0"/>
      <w:divBdr>
        <w:top w:val="none" w:sz="0" w:space="0" w:color="auto"/>
        <w:left w:val="none" w:sz="0" w:space="0" w:color="auto"/>
        <w:bottom w:val="none" w:sz="0" w:space="0" w:color="auto"/>
        <w:right w:val="none" w:sz="0" w:space="0" w:color="auto"/>
      </w:divBdr>
    </w:div>
    <w:div w:id="1733887372">
      <w:bodyDiv w:val="1"/>
      <w:marLeft w:val="0"/>
      <w:marRight w:val="0"/>
      <w:marTop w:val="0"/>
      <w:marBottom w:val="0"/>
      <w:divBdr>
        <w:top w:val="none" w:sz="0" w:space="0" w:color="auto"/>
        <w:left w:val="none" w:sz="0" w:space="0" w:color="auto"/>
        <w:bottom w:val="none" w:sz="0" w:space="0" w:color="auto"/>
        <w:right w:val="none" w:sz="0" w:space="0" w:color="auto"/>
      </w:divBdr>
    </w:div>
    <w:div w:id="1922445741">
      <w:bodyDiv w:val="1"/>
      <w:marLeft w:val="0"/>
      <w:marRight w:val="0"/>
      <w:marTop w:val="0"/>
      <w:marBottom w:val="0"/>
      <w:divBdr>
        <w:top w:val="none" w:sz="0" w:space="0" w:color="auto"/>
        <w:left w:val="none" w:sz="0" w:space="0" w:color="auto"/>
        <w:bottom w:val="none" w:sz="0" w:space="0" w:color="auto"/>
        <w:right w:val="none" w:sz="0" w:space="0" w:color="auto"/>
      </w:divBdr>
    </w:div>
    <w:div w:id="1974287982">
      <w:bodyDiv w:val="1"/>
      <w:marLeft w:val="0"/>
      <w:marRight w:val="0"/>
      <w:marTop w:val="0"/>
      <w:marBottom w:val="0"/>
      <w:divBdr>
        <w:top w:val="none" w:sz="0" w:space="0" w:color="auto"/>
        <w:left w:val="none" w:sz="0" w:space="0" w:color="auto"/>
        <w:bottom w:val="none" w:sz="0" w:space="0" w:color="auto"/>
        <w:right w:val="none" w:sz="0" w:space="0" w:color="auto"/>
      </w:divBdr>
    </w:div>
    <w:div w:id="2106655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525D54C0-E098-4003-9B57-C0252E7CE7CD}">
    <t:Anchor>
      <t:Comment id="702168751"/>
    </t:Anchor>
    <t:History>
      <t:Event id="{4E74656D-7BC1-48CC-AA01-554615000F19}" time="2024-05-28T07:19:46.529Z">
        <t:Attribution userId="S::gabor.toth@uni.lu::0f112c37-4bac-430f-b91a-8ff45633ae3f" userProvider="AD" userName="Gabor Mihaly TOTH"/>
        <t:Anchor>
          <t:Comment id="1137573191"/>
        </t:Anchor>
        <t:Create/>
      </t:Event>
      <t:Event id="{252B19ED-CA74-49C2-AD25-6ED1B051A9BE}" time="2024-05-28T07:19:46.529Z">
        <t:Attribution userId="S::gabor.toth@uni.lu::0f112c37-4bac-430f-b91a-8ff45633ae3f" userProvider="AD" userName="Gabor Mihaly TOTH"/>
        <t:Anchor>
          <t:Comment id="1137573191"/>
        </t:Anchor>
        <t:Assign userId="S::pawel.kaminski@uni.lu::d0336c22-f4bd-4524-ae20-e461efb9be46" userProvider="AD" userName="Pawel KAMINSKI"/>
      </t:Event>
      <t:Event id="{467421FC-81ED-41A6-8B99-27FD9075A49D}" time="2024-05-28T07:19:46.529Z">
        <t:Attribution userId="S::gabor.toth@uni.lu::0f112c37-4bac-430f-b91a-8ff45633ae3f" userProvider="AD" userName="Gabor Mihaly TOTH"/>
        <t:Anchor>
          <t:Comment id="1137573191"/>
        </t:Anchor>
        <t:SetTitle title="@Pawel KAMINSKI pls amend it"/>
      </t:Event>
      <t:Event id="{43AE84F2-8157-4554-83AC-1FA5B296295B}" time="2024-06-03T10:53:57.485Z">
        <t:Attribution userId="S::pawel.kaminski@uni.lu::d0336c22-f4bd-4524-ae20-e461efb9be46" userProvider="AD" userName="Pawel KAMINSKI"/>
        <t:Progress percentComplete="100"/>
      </t:Event>
      <t:Event id="{8EC8BB18-33EE-4238-B251-2ED430FC7874}" time="2024-06-03T10:54:03.688Z">
        <t:Attribution userId="S::pawel.kaminski@uni.lu::d0336c22-f4bd-4524-ae20-e461efb9be46" userProvider="AD" userName="Pawel KAMINSKI"/>
        <t:Progress percentComplete="0"/>
      </t:Event>
      <t:Event id="{E4DDEFEA-59AA-426E-8952-6E4A8B74A700}" time="2024-06-03T10:55:27.299Z">
        <t:Attribution userId="S::pawel.kaminski@uni.lu::d0336c22-f4bd-4524-ae20-e461efb9be46" userProvider="AD" userName="Pawel KAMINSKI"/>
        <t:Progress percentComplete="100"/>
      </t:Event>
    </t:History>
  </t:Task>
  <t:Task id="{6C7B3C3A-7686-47AB-8E4C-A30D3180FC6D}">
    <t:Anchor>
      <t:Comment id="702168720"/>
    </t:Anchor>
    <t:History>
      <t:Event id="{FEDFFB68-EE97-4CA1-84A8-9AEE90A48817}" time="2024-05-28T07:19:32.55Z">
        <t:Attribution userId="S::gabor.toth@uni.lu::0f112c37-4bac-430f-b91a-8ff45633ae3f" userProvider="AD" userName="Gabor Mihaly TOTH"/>
        <t:Anchor>
          <t:Comment id="1571753352"/>
        </t:Anchor>
        <t:Create/>
      </t:Event>
      <t:Event id="{87E2CD11-6CE2-49F3-B2F1-1CB2527A3CC6}" time="2024-05-28T07:19:32.55Z">
        <t:Attribution userId="S::gabor.toth@uni.lu::0f112c37-4bac-430f-b91a-8ff45633ae3f" userProvider="AD" userName="Gabor Mihaly TOTH"/>
        <t:Anchor>
          <t:Comment id="1571753352"/>
        </t:Anchor>
        <t:Assign userId="S::pawel.kaminski@uni.lu::d0336c22-f4bd-4524-ae20-e461efb9be46" userProvider="AD" userName="Pawel KAMINSKI"/>
      </t:Event>
      <t:Event id="{2004F78C-CD5C-4EE8-9E4D-1D9AC7EFC464}" time="2024-05-28T07:19:32.55Z">
        <t:Attribution userId="S::gabor.toth@uni.lu::0f112c37-4bac-430f-b91a-8ff45633ae3f" userProvider="AD" userName="Gabor Mihaly TOTH"/>
        <t:Anchor>
          <t:Comment id="1571753352"/>
        </t:Anchor>
        <t:SetTitle title="@Pawel KAMINSKI pls ammend it"/>
      </t:Event>
      <t:Event id="{363B984B-1128-47A1-A9D2-90906BD59D47}" time="2024-06-03T10:39:32.317Z">
        <t:Attribution userId="S::pawel.kaminski@uni.lu::d0336c22-f4bd-4524-ae20-e461efb9be46" userProvider="AD" userName="Pawel KAMINSKI"/>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Per04</b:Tag>
    <b:SourceType>JournalArticle</b:SourceType>
    <b:Guid>{51E84082-EF83-49A2-B3C6-69EBAE38F64B}</b:Guid>
    <b:Title>Writing a research article: advice to beginners</b:Title>
    <b:JournalName>International Journal for Quality in Health Care</b:JournalName>
    <b:Year>2004</b:Year>
    <b:Pages>191-192</b:Pages>
    <b:Author>
      <b:Author>
        <b:NameList>
          <b:Person>
            <b:Last>Perneger</b:Last>
            <b:Middle>V.</b:Middle>
            <b:First>Thomas</b:First>
          </b:Person>
          <b:Person>
            <b:Last>Hudelson</b:Last>
            <b:Middle>M.</b:Middle>
            <b:First>Patricia</b:First>
          </b:Person>
        </b:NameList>
      </b:Author>
    </b:Author>
    <b:RefOrder>2</b:RefOrder>
  </b:Source>
  <b:Source>
    <b:Tag>Hol07</b:Tag>
    <b:SourceType>Book</b:SourceType>
    <b:Guid>{BD333C70-0BAB-4F4F-962D-0E5B94D87510}</b:Guid>
    <b:Title>Doing and Writing Qualitative Research</b:Title>
    <b:Year>2007</b:Year>
    <b:Publisher>SAGE Publications Ltd</b:Publisher>
    <b:Author>
      <b:Author>
        <b:NameList>
          <b:Person>
            <b:Last>Holliday</b:Last>
            <b:First>Adrian</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997012-F355-44F0-988C-08F923840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1544</Words>
  <Characters>8807</Characters>
  <Application>Microsoft Office Word</Application>
  <DocSecurity>0</DocSecurity>
  <Lines>73</Lines>
  <Paragraphs>20</Paragraphs>
  <ScaleCrop>false</ScaleCrop>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KAMINSKI</dc:creator>
  <cp:keywords/>
  <cp:lastModifiedBy>Pawel KAMINSKI</cp:lastModifiedBy>
  <cp:revision>254</cp:revision>
  <dcterms:created xsi:type="dcterms:W3CDTF">2024-04-17T08:47:00Z</dcterms:created>
  <dcterms:modified xsi:type="dcterms:W3CDTF">2025-07-02T14:54:00Z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id="bpi0SZDu"/&gt;&lt;style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